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comments.xml" ContentType="application/vnd.openxmlformats-officedocument.wordprocessingml.comment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Bdr>
          <w:bottom w:val="single" w:sz="8" w:space="4" w:color="F04B45"/>
        </w:pBdr>
      </w:pPr>
      <w:r>
        <w:rPr>
          <w:noProof/>
        </w:rPr>
        <mc:AlternateContent>
          <mc:Choice Requires="wps">
            <w:drawing>
              <wp:anchor distT="0" distB="0" distL="114300" distR="114300" behindDoc="1" locked="0" layoutInCell="0" simplePos="0" relativeHeight="251659264" allowOverlap="1" hidden="0">
                <wp:simplePos x="0" y="0"/>
                <wp:positionH relativeFrom="page">
                  <wp:align>left</wp:align>
                </wp:positionH>
                <wp:positionV relativeFrom="page">
                  <wp:align>top</wp:align>
                </wp:positionV>
                <wp:extent cx="6627495" cy="9601200"/>
                <wp:effectExtent l="0" t="0" r="0" b="0"/>
                <wp:wrapNone/>
                <wp:docPr id="1025" name="직사각형 1025"/>
                <wp:cNvGraphicFramePr/>
                <a:graphic xmlns:a="http://schemas.openxmlformats.org/drawingml/2006/main">
                  <a:graphicData uri="http://schemas.microsoft.com/office/word/2010/wordprocessingShape">
                    <wps:wsp>
                      <wps:cNvSpPr>
                        <a:spLocks noTextEdit="1"/>
                      </wps:cNvSpPr>
                      <wps:spPr>
                        <a:xfrm>
                          <a:off x="0" y="0"/>
                          <a:ext cx="6627495" cy="9601200"/>
                        </a:xfrm>
                        <a:prstGeom prst="rect">
                          <a:avLst/>
                        </a:prstGeom>
                        <a:solidFill>
                          <a:srgbClr val="fffde6"/>
                        </a:solidFill>
                        <a:ln>
                          <a:noFill/>
                        </a:ln>
                      </wps:spPr>
                      <wps:bodyPr rot="0" vert="horz" wrap="square" lIns="91440" tIns="45720" rIns="91440" bIns="45720" anchor="ctr">
                        <a:noAutofit/>
                      </wps:bodyPr>
                    </wps:wsp>
                  </a:graphicData>
                </a:graphic>
              </wp:anchor>
            </w:drawing>
          </mc:Choice>
          <mc:Fallback>
            <w:pict>
              <v:rect id="1025" style="position:absolute;margin-left:0pt;margin-top:0pt;width:521.85pt;height:756pt;mso-position-horizontal:left;mso-position-horizontal-relative:page;mso-position-vertical:top;mso-position-vertical-relative:page;v-text-anchor:middle;mso-wrap-style:square;z-index:-1895824384" o:allowincell="f" filled="t" fillcolor="#fffde6" stroked="f">
                <v:stroke joinstyle="round"/>
              </v:rect>
            </w:pict>
          </mc:Fallback>
        </mc:AlternateContent>
      </w:r>
    </w:p>
    <w:p>
      <w:pPr>
        <w:spacing w:after="0"/>
        <w:rPr>
          <w:lang w:eastAsia="ko-KR"/>
        </w:rPr>
      </w:pPr>
      <w:r>
        <w:rPr>
          <w:lang w:eastAsia="ko-KR"/>
          <w:rFonts w:ascii="Arial" w:eastAsia="Arial" w:hAnsi="Arial" w:cs="Arial"/>
          <w:b/>
          <w:color w:val="F04B45"/>
          <w:sz w:val="22"/>
        </w:rPr>
        <w:t>CHAPTER</w:t>
      </w:r>
    </w:p>
    <w:p>
      <w:pPr>
        <w:spacing w:after="120"/>
        <w:rPr>
          <w:lang w:eastAsia="ko-KR"/>
        </w:rPr>
      </w:pPr>
      <w:r>
        <w:rPr>
          <w:lang w:eastAsia="ko-KR"/>
          <w:rFonts w:ascii="Arial" w:eastAsia="Arial" w:hAnsi="Arial" w:cs="Arial"/>
          <w:b/>
          <w:color w:val="F04B45"/>
          <w:sz w:val="120"/>
        </w:rPr>
        <w:t>02</w:t>
      </w:r>
    </w:p>
    <w:p>
      <w:pPr>
        <w:pBdr>
          <w:bottom w:val="single" w:sz="8" w:space="4" w:color="F04B45"/>
        </w:pBdr>
        <w:spacing w:after="280"/>
        <w:rPr>
          <w:lang w:eastAsia="ko-KR"/>
        </w:rPr>
      </w:pPr>
    </w:p>
    <w:p>
      <w:pPr>
        <w:spacing w:after="40"/>
        <w:rPr>
          <w:lang w:eastAsia="ko-KR"/>
        </w:rPr>
      </w:pPr>
      <w:r>
        <w:rPr>
          <w:lang w:eastAsia="ko-KR"/>
          <w:rFonts w:cs="맑은 고딕"/>
          <w:b/>
          <w:color w:val="F06B60"/>
          <w:sz w:val="60"/>
        </w:rPr>
        <w:t>잘</w:t>
      </w:r>
      <w:r>
        <w:rPr>
          <w:lang w:eastAsia="ko-KR"/>
          <w:rFonts w:cs="맑은 고딕" w:hint="eastAsia"/>
          <w:b/>
          <w:color w:val="F06B60"/>
          <w:sz w:val="60"/>
        </w:rPr>
        <w:t xml:space="preserve"> 나가는</w:t>
      </w:r>
    </w:p>
    <w:p>
      <w:pPr>
        <w:spacing w:after="240"/>
        <w:rPr>
          <w:lang w:eastAsia="ko-KR"/>
        </w:rPr>
      </w:pPr>
      <w:r>
        <w:rPr>
          <w:lang w:eastAsia="ko-KR"/>
          <w:rFonts w:cs="맑은 고딕"/>
          <w:b/>
          <w:color w:val="F06B60"/>
          <w:sz w:val="60"/>
        </w:rPr>
        <w:t>플리 채널 분석하기</w:t>
      </w:r>
    </w:p>
    <w:p>
      <w:pPr>
        <w:pBdr>
          <w:bottom w:val="single" w:sz="8" w:space="4" w:color="F04B45"/>
        </w:pBdr>
        <w:spacing w:after="0"/>
        <w:rPr>
          <w:lang w:eastAsia="ko-KR"/>
        </w:rPr>
      </w:pPr>
    </w:p>
    <w:p>
      <w:pPr>
        <w:spacing w:after="240"/>
        <w:rPr>
          <w:lang w:eastAsia="ko-KR"/>
        </w:rPr>
      </w:pPr>
    </w:p>
    <w:p>
      <w:pPr>
        <w:spacing w:after="240"/>
        <w:rPr>
          <w:lang w:eastAsia="ko-KR"/>
        </w:rPr>
      </w:pPr>
    </w:p>
    <w:p>
      <w:pPr>
        <w:spacing w:after="240"/>
        <w:rPr>
          <w:lang w:eastAsia="ko-KR"/>
        </w:rPr>
      </w:pPr>
    </w:p>
    <w:p>
      <w:pPr>
        <w:spacing w:after="240"/>
        <w:rPr>
          <w:lang w:eastAsia="ko-KR"/>
        </w:rPr>
      </w:pPr>
    </w:p>
    <w:p>
      <w:pPr>
        <w:spacing w:after="240"/>
        <w:rPr>
          <w:lang w:eastAsia="ko-KR"/>
        </w:rPr>
      </w:pPr>
    </w:p>
    <w:p>
      <w:pPr>
        <w:spacing w:after="80"/>
        <w:rPr>
          <w:lang w:eastAsia="ko-KR"/>
          <w:rFonts w:cs="맑은 고딕"/>
          <w:color w:val="F04B45"/>
        </w:rPr>
      </w:pPr>
    </w:p>
    <w:p>
      <w:pPr>
        <w:spacing w:after="80"/>
        <w:rPr>
          <w:lang w:eastAsia="ko-KR"/>
          <w:rFonts w:cs="맑은 고딕"/>
          <w:color w:val="F04B45"/>
        </w:rPr>
      </w:pPr>
    </w:p>
    <w:p>
      <w:pPr>
        <w:spacing w:after="80"/>
        <w:rPr>
          <w:lang w:eastAsia="ko-KR"/>
        </w:rPr>
      </w:pPr>
      <w:r>
        <w:rPr>
          <w:lang w:eastAsia="ko-KR"/>
          <w:rFonts w:cs="맑은 고딕"/>
          <w:color w:val="F04B45"/>
        </w:rPr>
        <w:t>내가 만들 곡의 장르를 정하고, 그 장르에서 잘 나가는 유튜브 플레이리스트 채널을 찾아 벤치마킹하는 과정을 설명합니다.</w:t>
      </w:r>
    </w:p>
    <w:p>
      <w:pPr>
        <w:spacing w:after="240"/>
        <w:rPr>
          <w:lang w:eastAsia="ko-KR"/>
        </w:rPr>
      </w:pPr>
    </w:p>
    <w:tbl>
      <w:tblPr>
        <w:tblStyle w:val="1a"/>
        <w:tblW w:w="0" w:type="auto"/>
        <w:tblBorders>
          <w:top w:val="single" w:sz="4" w:space="0" w:color="C0504D" w:themeColor="accent2"/>
          <w:left w:val="none"/>
          <w:bottom w:val="single" w:sz="12" w:space="0" w:color="C0504D" w:themeColor="accent2"/>
          <w:right w:val="none"/>
          <w:insideH w:val="none" w:sz="8" w:space="0" w:color="C0504D" w:themeColor="accent2"/>
          <w:insideV w:val="none" w:sz="8" w:space="0" w:color="C0504D" w:themeColor="accent2"/>
        </w:tblBorders>
        <w:tblLook w:val="04A0" w:firstRow="1" w:lastRow="0" w:firstColumn="1" w:lastColumn="0" w:noHBand="0" w:noVBand="1"/>
      </w:tblPr>
      <w:tblGrid>
        <w:gridCol w:w="8169"/>
      </w:tblGrid>
      <w:tr>
        <w:tc>
          <w:tcPr>
            <w:tcW w:w="8305" w:type="dxa"/>
            <w:vAlign w:val="center"/>
          </w:tcPr>
          <w:p>
            <w:pPr>
              <w:spacing w:after="160" w:before="160"/>
              <w:rPr>
                <w:lang w:eastAsia="ko-KR"/>
                <w:rFonts w:cs="맑은 고딕"/>
                <w:b/>
                <w:color w:val="C0392B"/>
                <w:sz w:val="22"/>
              </w:rPr>
            </w:pPr>
            <w:r>
              <w:rPr>
                <w:lang w:eastAsia="ko-KR"/>
                <w:rFonts w:cs="맑은 고딕"/>
                <w:sz w:val="22"/>
              </w:rPr>
              <w:t>2.1. 플리 채널 벤치마킹하기</w:t>
            </w:r>
          </w:p>
        </w:tc>
      </w:tr>
    </w:tbl>
    <w:p>
      <w:pPr>
        <w:jc w:val="both"/>
        <w:spacing w:after="80" w:before="400" w:line="408" w:lineRule="auto"/>
        <w:rPr>
          <w:lang w:eastAsia="ko-KR"/>
          <w:rFonts w:cs="맑은 고딕"/>
          <w:color w:val="000000"/>
        </w:rPr>
      </w:pPr>
      <w:r>
        <w:rPr>
          <w:lang w:eastAsia="ko-KR"/>
          <w:rFonts w:cs="맑은 고딕"/>
          <w:b/>
          <w:color w:val="C0392B"/>
          <w:szCs w:val="21"/>
        </w:rPr>
        <w:t>■ 장르 정하기</w:t>
      </w:r>
    </w:p>
    <w:p>
      <w:pPr>
        <w:jc w:val="both"/>
        <w:spacing w:after="80" w:line="408" w:lineRule="auto"/>
        <w:rPr>
          <w:lang w:eastAsia="ko-KR"/>
          <w:color w:val="000000"/>
        </w:rPr>
      </w:pPr>
      <w:r>
        <w:rPr>
          <w:lang w:eastAsia="ko-KR"/>
          <w:rFonts w:cs="맑은 고딕"/>
          <w:color w:val="000000"/>
        </w:rPr>
        <w:t>플레이리스트를 만들기로 마음먹었다면 가장 먼저 해야 할 일은 어떤 장르로 곡을 만들지 정하는 것입니다. 그런데 이 장르 정하기는 생각보다 시간이 걸리는 작업입니다. 아무 장르나 골라서 되는 일이 아니기 때문입니다. 내가 좋아하고 오래 다룰 수 있는 장르인지, 그리고 시장에 그 장르를 찾는 사람이 충분히 있는지, 이 두 가지가 맞아떨어져야 합니다.</w:t>
      </w:r>
    </w:p>
    <w:p>
      <w:pPr>
        <w:jc w:val="both"/>
        <w:spacing w:after="80" w:line="408" w:lineRule="auto"/>
        <w:rPr>
          <w:lang w:eastAsia="ko-KR"/>
          <w:rFonts w:cs="맑은 고딕"/>
          <w:color w:val="000000"/>
        </w:rPr>
      </w:pPr>
      <w:r>
        <w:rPr>
          <w:lang w:eastAsia="ko-KR"/>
          <w:rFonts w:cs="맑은 고딕"/>
          <w:color w:val="000000"/>
        </w:rPr>
        <w:t xml:space="preserve">내 취향만 앞세우면 시장의 수요가 없어 아무도 듣지 않는 채널이 되기 쉽고, 반대로 유행하는 장르만 좇으면 내가 흥미를 잃어 오래 이어 가지 못합니다. 그래서 처음에는 여러 장르를 두고 조금씩 살펴보면서 내 성향과 시장의 수요가 겹치는 지점을 찾는 탐색 시간을 반드시 가져야 합니다. </w:t>
      </w:r>
    </w:p>
    <w:p>
      <w:pPr>
        <w:jc w:val="both"/>
        <w:spacing w:after="80" w:line="408" w:lineRule="auto"/>
        <w:rPr>
          <w:lang w:eastAsia="ko-KR"/>
          <w:rFonts w:cs="맑은 고딕"/>
          <w:color w:val="000000"/>
        </w:rPr>
      </w:pPr>
      <w:r>
        <w:rPr>
          <w:lang w:eastAsia="ko-KR"/>
          <w:rFonts w:cs="맑은 고딕"/>
          <w:color w:val="000000"/>
        </w:rPr>
        <w:t>이 책에서는 예시로 1960~70년대 올드 샹송을 골라 진행합니다. 오래된 샹송 특유의 따뜻하고 아련한 분위기 덕분에 이 장르가 플레이리스트로 꾸준히 사랑받는 데다, 아직 이 장르를 다루는 채널이 상대적으로 적어 자리를 잡을 여지가 있기 때문입니다. 여러분은 이 책을 따라 하면서 각자 자신에게 맞는 장르를 정</w:t>
      </w:r>
      <w:r>
        <w:rPr>
          <w:lang w:eastAsia="ko-KR"/>
          <w:rFonts w:cs="맑은 고딕" w:hint="eastAsia"/>
          <w:color w:val="000000"/>
        </w:rPr>
        <w:t>하</w:t>
      </w:r>
      <w:r>
        <w:rPr>
          <w:lang w:eastAsia="ko-KR"/>
          <w:rFonts w:cs="맑은 고딕"/>
          <w:color w:val="000000"/>
        </w:rPr>
        <w:t>면 됩니다.</w:t>
      </w:r>
    </w:p>
    <w:p>
      <w:pPr>
        <w:spacing w:after="120" w:before="320"/>
        <w:rPr>
          <w:lang w:eastAsia="ko-KR"/>
          <w:color w:val="000000"/>
        </w:rPr>
        <w:pPrChange w:id="7" w:author="hkclj" w:date="2026-08-22T08:26:12Z">
          <w:pPr>
            <w:jc w:val="both"/>
            <w:spacing w:after="80" w:line="408" w:lineRule="auto"/>
          </w:pPr>
        </w:pPrChange>
      </w:pPr>
      <w:r>
        <w:rPr>
          <w:lang w:eastAsia="ko-KR"/>
          <w:rFonts w:cs="맑은 고딕"/>
          <w:b/>
          <w:color w:val="C0392B"/>
          <w:szCs w:val="21"/>
        </w:rPr>
        <w:t>■ 잘 나가는 채널 벤치마킹하기</w:t>
      </w:r>
    </w:p>
    <w:p>
      <w:pPr>
        <w:jc w:val="both"/>
        <w:spacing w:after="80" w:line="408" w:lineRule="auto"/>
        <w:rPr>
          <w:lang w:eastAsia="ko-KR"/>
          <w:color w:val="000000"/>
        </w:rPr>
      </w:pPr>
      <w:r>
        <w:rPr>
          <w:lang w:eastAsia="ko-KR"/>
          <w:rFonts w:cs="맑은 고딕"/>
          <w:color w:val="000000"/>
        </w:rPr>
        <w:t>장르를 정했다면, 곧바로 곡부터 만들고 싶은 마음이 들 수 있습니다. 하지만 그전에 한 가지를 먼저 해야 합니다. 바로 내가 정한 장르에서 이미 잘 나가고 있는 유튜브 플레이리스트 채널을 찾아 벤치마킹하는 일입니다.</w:t>
      </w:r>
    </w:p>
    <w:p>
      <w:pPr>
        <w:jc w:val="both"/>
        <w:spacing w:after="80" w:line="408" w:lineRule="auto"/>
        <w:rPr>
          <w:lang w:eastAsia="ko-KR"/>
          <w:rFonts w:cs="맑은 고딕"/>
          <w:color w:val="000000"/>
        </w:rPr>
      </w:pPr>
      <w:r>
        <w:rPr>
          <w:lang w:eastAsia="ko-KR"/>
          <w:rFonts w:cs="맑은 고딕"/>
          <w:color w:val="000000"/>
        </w:rPr>
        <w:t xml:space="preserve">벤치마킹은 단순히 인기 채널을 구경하는 것이 아닙니다. 어떤 채널이 왜 잘 되는지를 뜯어보면, 앞으로 내가 만들 채널의 방향이 훨씬 또렷해집니다. 예를 들어 잘 나가는 채널들이 영상을 어느 정도 길이로 올리는지, 썸네일과 제목을 어떻게 짓는지, 곡의 분위기와 배열을 어떻게 짜는지, 태그를 어떤 식으로 다는지를 살펴보면, 그 장르에서 통하는 공식이 어렴풋이 보이기 시작합니다. 물론 잘 나가는 채널을 그대로 베끼자는 뜻은 아닙니다. 잘 되는 채널의 공통점에서 내가 참고할 부분을 배우고, 반대로 아직 아무도 채우지 않은 빈틈을 찾아 내 채널만의 색을 더하는 것이 벤치마킹의 진짜 목적입니다. </w:t>
      </w:r>
    </w:p>
    <w:p>
      <w:pPr>
        <w:jc w:val="both"/>
        <w:spacing w:after="120" w:before="320" w:line="408" w:lineRule="auto"/>
        <w:rPr>
          <w:ins w:id="8" w:author="hkclj" w:date="1970-01-08T23:06:11Z"/>
          <w:lang/>
          <w:rtl w:val="off"/>
        </w:rPr>
      </w:pPr>
      <w:ins w:id="9" w:author="hkclj" w:date="1970-01-08T23:06:00Z">
        <w:r>
          <w:rPr>
            <w:lang w:eastAsia="ko-KR"/>
            <w:rFonts w:cs="맑은 고딕"/>
            <w:b/>
            <w:color w:val="C0392B"/>
            <w:szCs w:val="21"/>
          </w:rPr>
          <w:t xml:space="preserve">■ </w:t>
        </w:r>
      </w:ins>
      <w:commentRangeStart w:id="1"/>
      <w:r>
        <w:rPr>
          <w:lang w:eastAsia="ko-KR"/>
          <w:rFonts w:cs="맑은 고딕"/>
          <w:b/>
          <w:color w:val="C0392B"/>
          <w:sz w:val="22"/>
        </w:rPr>
        <w:t>vidIQ 활용하기</w:t>
      </w:r>
      <w:r>
        <w:t xml:space="preserve"> </w:t>
      </w:r>
      <w:del w:id="10" w:author="hkclj" w:date="1970-01-08T23:06:15Z">
        <w:r>
          <w:delText>-</w:delText>
        </w:r>
      </w:del>
    </w:p>
    <w:p>
      <w:pPr>
        <w:jc w:val="both"/>
        <w:spacing w:after="120" w:before="320" w:line="408" w:lineRule="auto"/>
        <w:rPr>
          <w:lang w:eastAsia="ko-KR"/>
          <w:rFonts w:cs="맑은 고딕"/>
          <w:color w:val="000000"/>
        </w:rPr>
      </w:pPr>
      <w:del w:id="11" w:author="hkclj" w:date="1970-01-08T23:06:08Z">
        <w:r>
          <w:rPr>
            <w:rFonts w:hint="eastAsia"/>
          </w:rPr>
          <w:delText xml:space="preserve"> </w:delText>
        </w:r>
        <w:commentRangeEnd w:id="1"/>
        <w:r>
          <w:rPr>
            <w:rStyle w:val="af8"/>
          </w:rPr>
          <w:commentReference w:id="1"/>
        </w:r>
      </w:del>
      <w:r>
        <w:rPr>
          <w:lang w:eastAsia="ko-KR"/>
          <w:rFonts w:cs="맑은 고딕"/>
          <w:color w:val="000000"/>
        </w:rPr>
        <w:t xml:space="preserve">장르에서 잘 나가는 채널을 찾으려면, 먼저 어떤 검색어가 시장에서 수요가 있는지 가늠하는 시장조사가 필요합니다. </w:t>
      </w:r>
      <w:r>
        <w:rPr>
          <w:lang w:eastAsia="ko-KR"/>
        </w:rPr>
        <w:t>이때 도움이 되는 것이 vidIQ라는 프로그램입니다. vidIQ는 1장에서 소개한 여섯 도구에는 없던 무료 브라우저 확장 프로그램으로, 이 절에서 처음 설치해 사용합니다. vidIQ</w:t>
      </w:r>
      <w:r>
        <w:rPr>
          <w:lang w:eastAsia="ko-KR"/>
          <w:rFonts w:cs="맑은 고딕"/>
          <w:color w:val="000000"/>
        </w:rPr>
        <w:t xml:space="preserve">는 유튜브 화면에 붙어서 검색어의 수요(검색량)와 경쟁 정도, 영상별 조회 속도 같은 지표를 실시간으로 보여 주는 브라우저 확장 프로그램입니다. 이 프로그램을 깔아 두면 유튜브 기본 화면에는 없는 정보까지 볼 수 있어, “이 장르에 사람이 얼마나 몰리는지, 경쟁은 치열한지”를 한눈에 확인하며 조사를 시작할 수 있습니다. </w:t>
      </w:r>
    </w:p>
    <w:p>
      <w:pPr>
        <w:jc w:val="center"/>
        <w:spacing w:after="80"/>
        <w:rPr>
          <w:lang w:eastAsia="ko-KR"/>
          <w:rFonts w:cs="맑은 고딕"/>
          <w:color w:val="000000"/>
        </w:rPr>
      </w:pPr>
      <w:r>
        <w:rPr>
          <w:lang w:eastAsia="ko-KR"/>
          <w:rFonts w:cs="맑은 고딕"/>
          <w:noProof/>
          <w:color w:val="000000"/>
        </w:rPr>
        <w:drawing>
          <wp:inline distT="0" distB="0" distL="0" distR="0">
            <wp:extent cx="5187315" cy="2301240"/>
            <wp:effectExtent l="0" t="0" r="0" b="0"/>
            <wp:docPr id="1026" name="그림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그림 1027"/>
                    <pic:cNvPicPr>
                      <a:picLocks noChangeAspect="1" noUngrp="1"/>
                    </pic:cNvPicPr>
                  </pic:nvPicPr>
                  <pic:blipFill>
                    <a:blip r:embed="rId1">
                      <a:extLst>
                        <a:ext uri="{28A0092B-C50C-407E-A947-70E740481C1C}">
                          <a14:useLocalDpi xmlns:a14="http://schemas.microsoft.com/office/drawing/2010/main" val="0"/>
                        </a:ext>
                      </a:extLst>
                    </a:blip>
                    <a:stretch>
                      <a:fillRect/>
                    </a:stretch>
                  </pic:blipFill>
                  <pic:spPr>
                    <a:xfrm>
                      <a:off x="0" y="0"/>
                      <a:ext cx="5187315" cy="2301240"/>
                    </a:xfrm>
                    <a:prstGeom prst="rect">
                      <a:avLst/>
                    </a:prstGeom>
                  </pic:spPr>
                </pic:pic>
              </a:graphicData>
            </a:graphic>
          </wp:inline>
        </w:drawing>
      </w:r>
    </w:p>
    <w:p>
      <w:pPr>
        <w:jc w:val="center"/>
        <w:spacing w:after="0"/>
        <w:rPr>
          <w:ins w:id="12" w:author="hkclj" w:date="1970-01-08T23:07:30Z"/>
          <w:lang w:eastAsia="ko-KR"/>
          <w:color w:val="666666"/>
          <w:sz w:val="18"/>
          <w:szCs w:val="18"/>
          <w:rtl w:val="off"/>
        </w:rPr>
      </w:pPr>
      <w:r>
        <w:rPr>
          <w:lang w:eastAsia="ko-KR"/>
          <w:b/>
          <w:color w:val="1F5FBF"/>
          <w:sz w:val="18"/>
          <w:szCs w:val="18"/>
        </w:rPr>
        <w:t xml:space="preserve">그림 2.1 </w:t>
      </w:r>
      <w:r>
        <w:rPr>
          <w:lang w:eastAsia="ko-KR"/>
          <w:color w:val="666666"/>
          <w:sz w:val="18"/>
          <w:szCs w:val="18"/>
        </w:rPr>
        <w:t>vidIQ의 정보가 제공되는 화면 예시</w:t>
      </w:r>
    </w:p>
    <w:p>
      <w:pPr>
        <w:jc w:val="center"/>
        <w:spacing w:after="0"/>
        <w:rPr>
          <w:lang w:eastAsia="ko-KR"/>
          <w:color w:val="666666"/>
          <w:sz w:val="18"/>
          <w:szCs w:val="18"/>
        </w:rPr>
      </w:pPr>
    </w:p>
    <w:p>
      <w:pPr>
        <w:jc w:val="both"/>
        <w:spacing w:after="0"/>
        <w:rPr>
          <w:lang w:eastAsia="ko-KR"/>
          <w:rFonts w:cs="맑은 고딕"/>
          <w:b/>
          <w:color w:val="C0392B"/>
          <w:szCs w:val="21"/>
        </w:rPr>
      </w:pPr>
      <w:r>
        <w:rPr>
          <w:lang w:eastAsia="ko-KR"/>
          <w:rFonts w:cs="맑은 고딕" w:hint="eastAsia"/>
          <w:color w:val="000000"/>
        </w:rPr>
        <w:t>vidIQ는 엣지(Edge)와 크롬(Chrome) 브라우저 어느 쪽에도 설치할 수 있습니다. 둘 중 무엇을 쓸지는 사용자가 선택하면 됩니다.</w:t>
      </w:r>
    </w:p>
    <w:p>
      <w:pPr>
        <w:jc w:val="both"/>
        <w:spacing w:after="0"/>
        <w:rPr>
          <w:lang w:eastAsia="ko-KR"/>
          <w:rFonts w:cs="맑은 고딕"/>
          <w:color w:val="000000"/>
        </w:rPr>
      </w:pPr>
    </w:p>
    <w:p>
      <w:pPr>
        <w:jc w:val="both"/>
        <w:spacing w:after="0"/>
        <w:rPr>
          <w:lang w:eastAsia="ko-KR"/>
          <w:rFonts w:cs="맑은 고딕"/>
          <w:b/>
          <w:color w:val="C0392B"/>
          <w:szCs w:val="21"/>
        </w:rPr>
      </w:pPr>
      <w:r>
        <w:rPr>
          <w:lang w:eastAsia="ko-KR"/>
          <w:rFonts w:cs="맑은 고딕"/>
          <w:b/>
          <w:color w:val="C0392B"/>
          <w:szCs w:val="21"/>
        </w:rPr>
        <w:t>■ 엣지 브라우저에서 설치</w:t>
      </w:r>
    </w:p>
    <w:p>
      <w:pPr>
        <w:jc w:val="both"/>
        <w:spacing w:after="0" w:line="408" w:lineRule="auto"/>
        <w:rPr>
          <w:lang w:eastAsia="ko-KR"/>
          <w:rFonts w:cs="맑은 고딕"/>
          <w:color w:val="000000"/>
        </w:rPr>
      </w:pPr>
      <w:r>
        <w:rPr>
          <w:lang w:eastAsia="ko-KR"/>
          <w:rFonts w:cs="맑은 고딕" w:hint="eastAsia"/>
          <w:color w:val="000000"/>
        </w:rPr>
        <w:t xml:space="preserve">구글에서 ‘vidiq edge’로 검색하고 Edge Add-ons 사이트로 접속합니다. </w:t>
      </w:r>
    </w:p>
    <w:p>
      <w:pPr>
        <w:jc w:val="center"/>
        <w:spacing w:after="0" w:line="408" w:lineRule="auto"/>
        <w:rPr>
          <w:lang w:eastAsia="ko-KR"/>
          <w:rFonts w:cs="맑은 고딕"/>
          <w:color w:val="000000"/>
        </w:rPr>
      </w:pPr>
      <w:r>
        <w:rPr>
          <w:lang w:eastAsia="ko-KR"/>
          <w:rFonts w:cs="맑은 고딕" w:hint="eastAsia"/>
          <w:noProof/>
          <w:color w:val="000000"/>
        </w:rPr>
        <w:drawing>
          <wp:inline distT="0" distB="0" distL="0" distR="0">
            <wp:extent cx="4552740" cy="2131746"/>
            <wp:effectExtent l="0" t="0" r="0" b="0"/>
            <wp:docPr id="1027" name="그림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그림 1027"/>
                    <pic:cNvPicPr>
                      <a:picLocks noChangeAspect="1" noUngrp="1"/>
                    </pic:cNvPicPr>
                  </pic:nvPicPr>
                  <pic:blipFill>
                    <a:blip r:embed="rId2">
                      <a:extLst>
                        <a:ext uri="{28A0092B-C50C-407E-A947-70E740481C1C}">
                          <a14:useLocalDpi xmlns:a14="http://schemas.microsoft.com/office/drawing/2010/main" val="0"/>
                        </a:ext>
                      </a:extLst>
                    </a:blip>
                    <a:stretch>
                      <a:fillRect/>
                    </a:stretch>
                  </pic:blipFill>
                  <pic:spPr>
                    <a:xfrm>
                      <a:off x="0" y="0"/>
                      <a:ext cx="4552740" cy="2131746"/>
                    </a:xfrm>
                    <a:prstGeom prst="rect">
                      <a:avLst/>
                    </a:prstGeom>
                  </pic:spPr>
                </pic:pic>
              </a:graphicData>
            </a:graphic>
          </wp:inline>
        </w:drawing>
      </w:r>
    </w:p>
    <w:p>
      <w:pPr>
        <w:jc w:val="center"/>
        <w:spacing w:after="0" w:line="408" w:lineRule="auto"/>
        <w:rPr>
          <w:lang w:eastAsia="ko-KR"/>
          <w:rFonts w:cs="맑은 고딕"/>
          <w:color w:val="000000"/>
        </w:rPr>
      </w:pPr>
      <w:r>
        <w:rPr>
          <w:lang w:eastAsia="ko-KR"/>
          <w:b/>
          <w:color w:val="1F5FBF"/>
          <w:sz w:val="18"/>
          <w:szCs w:val="18"/>
        </w:rPr>
        <w:t xml:space="preserve">그림 2.2 </w:t>
      </w:r>
      <w:r>
        <w:rPr>
          <w:lang w:eastAsia="ko-KR"/>
          <w:color w:val="666666"/>
          <w:sz w:val="18"/>
          <w:szCs w:val="18"/>
        </w:rPr>
        <w:t>구글에서 vidIQ edge 검색</w:t>
      </w:r>
    </w:p>
    <w:p>
      <w:pPr>
        <w:jc w:val="both"/>
        <w:spacing w:after="0" w:line="408" w:lineRule="auto"/>
        <w:rPr>
          <w:lang w:eastAsia="ko-KR"/>
          <w:rFonts w:cs="맑은 고딕"/>
          <w:color w:val="000000"/>
        </w:rPr>
      </w:pPr>
      <w:r>
        <w:rPr>
          <w:lang w:eastAsia="ko-KR"/>
          <w:rFonts w:cs="맑은 고딕" w:hint="eastAsia"/>
          <w:color w:val="000000"/>
        </w:rPr>
        <w:t xml:space="preserve">이어서 링크 화면이 뜨면 오른쪽 상단의 </w:t>
      </w:r>
      <w:commentRangeStart w:id="2"/>
      <w:r>
        <w:rPr>
          <w:rStyle w:val="afd"/>
          <w:rFonts w:hint="eastAsia"/>
        </w:rPr>
        <w:t>[다운로드]</w:t>
      </w:r>
      <w:commentRangeEnd w:id="2"/>
      <w:r>
        <w:rPr>
          <w:rStyle w:val="af8"/>
        </w:rPr>
        <w:commentReference w:id="2"/>
      </w:r>
      <w:r>
        <w:rPr>
          <w:rStyle w:val="afd"/>
          <w:rFonts w:hint="eastAsia"/>
        </w:rPr>
        <w:t xml:space="preserve"> </w:t>
      </w:r>
      <w:r>
        <w:rPr>
          <w:lang w:eastAsia="ko-KR"/>
          <w:rFonts w:cs="맑은 고딕" w:hint="eastAsia"/>
          <w:color w:val="000000"/>
        </w:rPr>
        <w:t>버튼을 클릭합니다.</w:t>
      </w:r>
    </w:p>
    <w:p>
      <w:pPr>
        <w:jc w:val="center"/>
        <w:spacing w:after="0" w:line="408" w:lineRule="auto"/>
        <w:rPr>
          <w:lang w:eastAsia="ko-KR"/>
          <w:rFonts w:cs="맑은 고딕"/>
          <w:color w:val="000000"/>
        </w:rPr>
      </w:pPr>
      <w:r>
        <w:rPr>
          <w:lang w:eastAsia="ko-KR"/>
          <w:rFonts w:cs="맑은 고딕" w:hint="eastAsia"/>
          <w:noProof/>
          <w:color w:val="000000"/>
        </w:rPr>
        <w:drawing>
          <wp:inline distT="0" distB="0" distL="0" distR="0">
            <wp:extent cx="4193190" cy="1815561"/>
            <wp:effectExtent l="0" t="0" r="0" b="0"/>
            <wp:docPr id="1028" name="그림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그림 1028"/>
                    <pic:cNvPicPr>
                      <a:picLocks noChangeAspect="1" noUngrp="1"/>
                    </pic:cNvPicPr>
                  </pic:nvPicPr>
                  <pic:blipFill>
                    <a:blip r:embed="rId3">
                      <a:extLst>
                        <a:ext uri="{28A0092B-C50C-407E-A947-70E740481C1C}">
                          <a14:useLocalDpi xmlns:a14="http://schemas.microsoft.com/office/drawing/2010/main" val="0"/>
                        </a:ext>
                      </a:extLst>
                    </a:blip>
                    <a:stretch>
                      <a:fillRect/>
                    </a:stretch>
                  </pic:blipFill>
                  <pic:spPr>
                    <a:xfrm>
                      <a:off x="0" y="0"/>
                      <a:ext cx="4193190" cy="1815561"/>
                    </a:xfrm>
                    <a:prstGeom prst="rect">
                      <a:avLst/>
                    </a:prstGeom>
                  </pic:spPr>
                </pic:pic>
              </a:graphicData>
            </a:graphic>
          </wp:inline>
        </w:drawing>
      </w:r>
    </w:p>
    <w:p>
      <w:pPr>
        <w:jc w:val="center"/>
        <w:spacing w:after="0" w:line="408" w:lineRule="auto"/>
        <w:rPr>
          <w:lang w:eastAsia="ko-KR"/>
          <w:rFonts w:cs="맑은 고딕"/>
          <w:color w:val="000000"/>
        </w:rPr>
      </w:pPr>
      <w:r>
        <w:rPr>
          <w:lang w:eastAsia="ko-KR"/>
          <w:b/>
          <w:color w:val="1F5FBF"/>
          <w:sz w:val="18"/>
          <w:szCs w:val="18"/>
        </w:rPr>
        <w:t xml:space="preserve">그림 2.3 </w:t>
      </w:r>
      <w:r>
        <w:rPr>
          <w:lang w:eastAsia="ko-KR"/>
          <w:color w:val="666666"/>
          <w:sz w:val="18"/>
          <w:szCs w:val="18"/>
        </w:rPr>
        <w:t>다운로드 클릭하여 설치 진행</w:t>
      </w:r>
    </w:p>
    <w:p>
      <w:pPr>
        <w:jc w:val="both"/>
        <w:spacing w:after="0" w:line="408" w:lineRule="auto"/>
        <w:rPr>
          <w:lang w:eastAsia="ko-KR"/>
          <w:rFonts w:cs="맑은 고딕"/>
          <w:sz w:val="10"/>
          <w:szCs w:val="10"/>
        </w:rPr>
      </w:pPr>
    </w:p>
    <w:p>
      <w:pPr>
        <w:spacing w:after="0" w:line="408" w:lineRule="auto"/>
        <w:rPr>
          <w:lang w:eastAsia="ko-KR"/>
          <w:rFonts w:cs="맑은 고딕"/>
          <w:color w:val="000000"/>
        </w:rPr>
      </w:pPr>
      <w:r>
        <w:rPr>
          <w:lang w:eastAsia="ko-KR"/>
          <w:rFonts w:cs="맑은 고딕" w:hint="eastAsia"/>
          <w:noProof/>
          <w:color w:val="000000"/>
        </w:rPr>
        <w:drawing>
          <wp:anchor distT="0" distB="0" distL="114300" distR="114300" behindDoc="0" locked="0" layoutInCell="1" simplePos="0" relativeHeight="251672576" allowOverlap="1" hidden="0">
            <wp:simplePos x="0" y="0"/>
            <wp:positionH relativeFrom="column">
              <wp:posOffset>2402442</wp:posOffset>
            </wp:positionH>
            <wp:positionV relativeFrom="paragraph">
              <wp:posOffset>120620</wp:posOffset>
            </wp:positionV>
            <wp:extent cx="2852951" cy="1468277"/>
            <wp:effectExtent l="0" t="0" r="0" b="0"/>
            <wp:wrapSquare wrapText="bothSides"/>
            <wp:docPr id="1029" name="그림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그림 1029"/>
                    <pic:cNvPicPr>
                      <a:picLocks noChangeAspect="1" noUngrp="1"/>
                    </pic:cNvPicPr>
                  </pic:nvPicPr>
                  <pic:blipFill>
                    <a:blip r:embed="rId4">
                      <a:extLst>
                        <a:ext uri="{28A0092B-C50C-407E-A947-70E740481C1C}">
                          <a14:useLocalDpi xmlns:a14="http://schemas.microsoft.com/office/drawing/2010/main" val="0"/>
                        </a:ext>
                      </a:extLst>
                    </a:blip>
                    <a:stretch>
                      <a:fillRect/>
                    </a:stretch>
                  </pic:blipFill>
                  <pic:spPr>
                    <a:xfrm>
                      <a:off x="0" y="0"/>
                      <a:ext cx="2852951" cy="1468277"/>
                    </a:xfrm>
                    <a:prstGeom prst="rect">
                      <a:avLst/>
                    </a:prstGeom>
                  </pic:spPr>
                </pic:pic>
              </a:graphicData>
            </a:graphic>
          </wp:anchor>
        </w:drawing>
      </w:r>
      <w:r>
        <w:rPr>
          <w:lang w:eastAsia="ko-KR"/>
          <w:rFonts w:cs="맑은 고딕" w:hint="eastAsia"/>
          <w:color w:val="000000"/>
        </w:rPr>
        <w:t xml:space="preserve">팝업창이 뜨면 </w:t>
      </w:r>
      <w:r>
        <w:rPr>
          <w:rStyle w:val="afd"/>
          <w:rFonts w:hint="eastAsia"/>
        </w:rPr>
        <w:t>[확장 추가]</w:t>
      </w:r>
      <w:r>
        <w:rPr>
          <w:lang w:eastAsia="ko-KR"/>
          <w:rFonts w:cs="맑은 고딕" w:hint="eastAsia"/>
          <w:color w:val="000000"/>
        </w:rPr>
        <w:t>를 클릭하여 설치를 진행합니다.</w:t>
      </w:r>
    </w:p>
    <w:p>
      <w:pPr>
        <w:spacing w:after="0" w:line="408" w:lineRule="auto"/>
        <w:rPr>
          <w:lang w:eastAsia="ko-KR"/>
          <w:rFonts w:cs="맑은 고딕"/>
          <w:color w:val="000000"/>
        </w:rPr>
      </w:pPr>
    </w:p>
    <w:p>
      <w:pPr>
        <w:jc w:val="center"/>
        <w:spacing w:after="0" w:line="408" w:lineRule="auto"/>
        <w:rPr>
          <w:lang w:eastAsia="ko-KR"/>
          <w:rFonts w:cs="맑은 고딕"/>
          <w:color w:val="000000"/>
        </w:rPr>
      </w:pPr>
      <w:r>
        <w:rPr>
          <w:lang w:eastAsia="ko-KR"/>
          <w:b/>
          <w:color w:val="1F5FBF"/>
          <w:sz w:val="18"/>
          <w:szCs w:val="18"/>
        </w:rPr>
        <w:t xml:space="preserve">그림 2.4 </w:t>
      </w:r>
      <w:r>
        <w:rPr>
          <w:lang w:eastAsia="ko-KR"/>
          <w:color w:val="666666"/>
          <w:sz w:val="18"/>
          <w:szCs w:val="18"/>
        </w:rPr>
        <w:t>설치를 위해 [확장 추가] 클릭</w:t>
      </w:r>
    </w:p>
    <w:p>
      <w:pPr>
        <w:jc w:val="center"/>
        <w:spacing w:after="0" w:line="408" w:lineRule="auto"/>
        <w:rPr>
          <w:lang w:eastAsia="ko-KR"/>
          <w:rFonts w:cs="맑은 고딕"/>
          <w:sz w:val="14"/>
          <w:szCs w:val="14"/>
        </w:rPr>
      </w:pPr>
    </w:p>
    <w:p>
      <w:pPr>
        <w:spacing w:after="0" w:line="408" w:lineRule="auto"/>
        <w:rPr>
          <w:lang w:eastAsia="ko-KR"/>
          <w:rFonts w:cs="맑은 고딕"/>
          <w:color w:val="000000"/>
        </w:rPr>
      </w:pPr>
      <w:r>
        <w:rPr>
          <w:lang w:eastAsia="ko-KR"/>
          <w:rFonts w:cs="맑은 고딕" w:hint="eastAsia"/>
          <w:color w:val="000000"/>
        </w:rPr>
        <w:t>이어서 구글 아이디로 로그인하여 진행하면 됩니다. 이때 유료 결제 화면이 나타나도 결제를 진행하지 않아도 됩니다.</w:t>
      </w:r>
    </w:p>
    <w:p>
      <w:pPr>
        <w:jc w:val="both"/>
        <w:spacing w:after="80"/>
        <w:rPr>
          <w:lang w:eastAsia="ko-KR"/>
          <w:rFonts w:cs="맑은 고딕"/>
          <w:b/>
          <w:sz w:val="10"/>
          <w:szCs w:val="10"/>
        </w:rPr>
      </w:pPr>
    </w:p>
    <w:p>
      <w:pPr>
        <w:jc w:val="both"/>
        <w:spacing w:after="80"/>
        <w:rPr>
          <w:lang w:eastAsia="ko-KR"/>
          <w:rFonts w:cs="맑은 고딕"/>
          <w:color w:val="000000"/>
        </w:rPr>
      </w:pPr>
      <w:r>
        <w:rPr>
          <w:noProof/>
          <w:color w:val="000000"/>
        </w:rPr>
        <w:drawing>
          <wp:anchor distT="0" distB="0" distL="180022" distR="0" behindDoc="0" locked="0" layoutInCell="1" simplePos="0" relativeHeight="251669504" allowOverlap="1" hidden="0">
            <wp:simplePos x="0" y="0"/>
            <wp:positionH relativeFrom="column">
              <wp:posOffset>2060217</wp:posOffset>
            </wp:positionH>
            <wp:positionV relativeFrom="paragraph">
              <wp:posOffset>234399</wp:posOffset>
            </wp:positionV>
            <wp:extent cx="3048675" cy="1897726"/>
            <wp:effectExtent l="0" t="0" r="0" b="0"/>
            <wp:wrapSquare wrapText="bothSides"/>
            <wp:docPr id="1030" name="그림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그림 1032"/>
                    <pic:cNvPicPr>
                      <a:picLocks noChangeAspect="1" noUngrp="1"/>
                    </pic:cNvPicPr>
                  </pic:nvPicPr>
                  <pic:blipFill>
                    <a:blip r:embed="rId5">
                      <a:extLst>
                        <a:ext uri="{28A0092B-C50C-407E-A947-70E740481C1C}">
                          <a14:useLocalDpi xmlns:a14="http://schemas.microsoft.com/office/drawing/2010/main" val="0"/>
                        </a:ext>
                      </a:extLst>
                    </a:blip>
                    <a:srcRect/>
                    <a:stretch>
                      <a:fillRect/>
                    </a:stretch>
                  </pic:blipFill>
                  <pic:spPr>
                    <a:xfrm>
                      <a:off x="0" y="0"/>
                      <a:ext cx="3048675" cy="1897726"/>
                    </a:xfrm>
                    <a:prstGeom prst="rect">
                      <a:avLst/>
                    </a:prstGeom>
                  </pic:spPr>
                </pic:pic>
              </a:graphicData>
            </a:graphic>
          </wp:anchor>
        </w:drawing>
      </w:r>
      <w:r>
        <w:rPr>
          <w:lang w:eastAsia="ko-KR"/>
          <w:rFonts w:cs="맑은 고딕"/>
          <w:b/>
          <w:color w:val="C0392B"/>
          <w:szCs w:val="21"/>
        </w:rPr>
        <w:t>■ 크롬(Chrome)에서 설치</w:t>
      </w:r>
    </w:p>
    <w:p>
      <w:pPr>
        <w:spacing w:after="80" w:line="408" w:lineRule="auto"/>
        <w:rPr>
          <w:lang w:eastAsia="ko-KR"/>
          <w:rFonts w:cs="맑은 고딕"/>
          <w:color w:val="000000"/>
        </w:rPr>
      </w:pPr>
      <w:r>
        <w:rPr>
          <w:lang w:eastAsia="ko-KR"/>
          <w:rFonts w:cs="맑은 고딕"/>
          <w:color w:val="000000"/>
        </w:rPr>
        <w:t xml:space="preserve">크롬 브라우저를 </w:t>
      </w:r>
      <w:r>
        <w:rPr>
          <w:lang w:eastAsia="ko-KR"/>
          <w:rFonts w:cs="맑은 고딕" w:hint="eastAsia"/>
          <w:color w:val="000000"/>
        </w:rPr>
        <w:t>열고,</w:t>
      </w:r>
      <w:r>
        <w:rPr>
          <w:lang w:eastAsia="ko-KR"/>
          <w:rFonts w:cs="맑은 고딕"/>
          <w:color w:val="000000"/>
        </w:rPr>
        <w:t xml:space="preserve"> </w:t>
      </w:r>
      <w:r>
        <w:rPr>
          <w:rStyle w:val="afd"/>
        </w:rPr>
        <w:t>[Chrome 웹스토어]</w:t>
      </w:r>
      <w:r>
        <w:rPr>
          <w:lang w:eastAsia="ko-KR"/>
          <w:rFonts w:cs="맑은 고딕"/>
          <w:color w:val="000000"/>
        </w:rPr>
        <w:t>를 클릭합니다.</w:t>
      </w:r>
      <w:r>
        <w:rPr>
          <w:lang w:eastAsia="ko-KR"/>
          <w:rFonts w:cs="맑은 고딕" w:hint="eastAsia"/>
          <w:color w:val="000000"/>
        </w:rPr>
        <w:t xml:space="preserve"> </w:t>
      </w:r>
      <w:commentRangeStart w:id="3"/>
      <w:r>
        <w:rPr>
          <w:lang w:eastAsia="ko-KR"/>
          <w:rFonts w:cs="맑은 고딕" w:hint="eastAsia"/>
          <w:color w:val="000000"/>
        </w:rPr>
        <w:t xml:space="preserve">첫 화면에 </w:t>
      </w:r>
      <w:r>
        <w:rPr>
          <w:lang w:eastAsia="ko-KR"/>
          <w:rFonts w:cs="맑은 고딕"/>
          <w:color w:val="000000"/>
        </w:rPr>
        <w:t>Chrome</w:t>
      </w:r>
      <w:r>
        <w:rPr>
          <w:lang w:eastAsia="ko-KR"/>
          <w:rFonts w:cs="맑은 고딕" w:hint="eastAsia"/>
          <w:color w:val="000000"/>
        </w:rPr>
        <w:t xml:space="preserve"> 웹 스토어가 보이지 않는다면 브라우저에서 </w:t>
      </w:r>
      <w:r>
        <w:rPr>
          <w:lang w:eastAsia="ko-KR"/>
          <w:rFonts w:cs="맑은 고딕"/>
          <w:color w:val="000000"/>
        </w:rPr>
        <w:t>‘Chrome</w:t>
      </w:r>
      <w:r>
        <w:rPr>
          <w:lang w:eastAsia="ko-KR"/>
          <w:rFonts w:cs="맑은 고딕" w:hint="eastAsia"/>
          <w:color w:val="000000"/>
        </w:rPr>
        <w:t xml:space="preserve"> 웹 스토어</w:t>
      </w:r>
      <w:r>
        <w:rPr>
          <w:lang w:eastAsia="ko-KR"/>
          <w:rFonts w:cs="맑은 고딕"/>
          <w:color w:val="000000"/>
        </w:rPr>
        <w:t>’</w:t>
      </w:r>
      <w:r>
        <w:rPr>
          <w:lang w:eastAsia="ko-KR"/>
          <w:rFonts w:cs="맑은 고딕" w:hint="eastAsia"/>
          <w:color w:val="000000"/>
        </w:rPr>
        <w:t>로 검색하여 접속합니다.</w:t>
      </w:r>
      <w:commentRangeEnd w:id="3"/>
      <w:r>
        <w:rPr>
          <w:rStyle w:val="af8"/>
        </w:rPr>
        <w:commentReference w:id="3"/>
      </w:r>
    </w:p>
    <w:p>
      <w:pPr>
        <w:jc w:val="center"/>
        <w:spacing w:after="400"/>
        <w:rPr>
          <w:lang w:eastAsia="ko-KR"/>
        </w:rPr>
      </w:pPr>
      <w:r>
        <w:rPr>
          <w:lang w:eastAsia="ko-KR"/>
          <w:b/>
          <w:color w:val="1F5FBF"/>
          <w:sz w:val="18"/>
          <w:szCs w:val="18"/>
        </w:rPr>
        <w:t xml:space="preserve">그림 2.5 </w:t>
      </w:r>
      <w:r>
        <w:rPr>
          <w:lang w:eastAsia="ko-KR"/>
          <w:color w:val="666666"/>
          <w:sz w:val="18"/>
          <w:szCs w:val="18"/>
        </w:rPr>
        <w:t>크롬 화면에서 웹스토어 선택</w:t>
      </w:r>
    </w:p>
    <w:p>
      <w:pPr>
        <w:spacing w:after="80" w:line="408" w:lineRule="auto"/>
        <w:rPr>
          <w:lang w:eastAsia="ko-KR"/>
          <w:color w:val="000000"/>
        </w:rPr>
      </w:pPr>
      <w:r>
        <w:rPr>
          <w:noProof/>
          <w:color w:val="000000"/>
        </w:rPr>
        <w:drawing>
          <wp:anchor distT="0" distB="0" distL="180022" distR="0" behindDoc="0" locked="0" layoutInCell="1" simplePos="0" relativeHeight="251670528" allowOverlap="1" hidden="0">
            <wp:simplePos x="0" y="0"/>
            <wp:positionH relativeFrom="column">
              <wp:posOffset>2266372</wp:posOffset>
            </wp:positionH>
            <wp:positionV relativeFrom="paragraph">
              <wp:posOffset>18583</wp:posOffset>
            </wp:positionV>
            <wp:extent cx="2957136" cy="1652143"/>
            <wp:effectExtent l="0" t="0" r="0" b="0"/>
            <wp:wrapSquare wrapText="bothSides"/>
            <wp:docPr id="1031" name="그림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그림 1033"/>
                    <pic:cNvPicPr>
                      <a:picLocks noChangeAspect="1" noUngrp="1"/>
                    </pic:cNvPicPr>
                  </pic:nvPicPr>
                  <pic:blipFill>
                    <a:blip r:embed="rId6">
                      <a:extLst>
                        <a:ext uri="{28A0092B-C50C-407E-A947-70E740481C1C}">
                          <a14:useLocalDpi xmlns:a14="http://schemas.microsoft.com/office/drawing/2010/main" val="0"/>
                        </a:ext>
                      </a:extLst>
                    </a:blip>
                    <a:srcRect/>
                    <a:stretch>
                      <a:fillRect/>
                    </a:stretch>
                  </pic:blipFill>
                  <pic:spPr>
                    <a:xfrm>
                      <a:off x="0" y="0"/>
                      <a:ext cx="2957136" cy="1652143"/>
                    </a:xfrm>
                    <a:prstGeom prst="rect">
                      <a:avLst/>
                    </a:prstGeom>
                  </pic:spPr>
                </pic:pic>
              </a:graphicData>
            </a:graphic>
          </wp:anchor>
        </w:drawing>
      </w:r>
      <w:r>
        <w:rPr>
          <w:lang w:eastAsia="ko-KR"/>
          <w:rFonts w:hint="eastAsia"/>
        </w:rPr>
        <w:t>크롬 웹 스토어의</w:t>
      </w:r>
      <w:r>
        <w:rPr>
          <w:lang w:eastAsia="ko-KR"/>
        </w:rPr>
        <w:t xml:space="preserve"> </w:t>
      </w:r>
      <w:r>
        <w:rPr>
          <w:lang w:eastAsia="ko-KR"/>
        </w:rPr>
        <w:t>검색창에 'vidlQ’를 입력하여 검색</w:t>
      </w:r>
      <w:r>
        <w:rPr>
          <w:lang w:eastAsia="ko-KR"/>
          <w:rFonts w:hint="eastAsia"/>
        </w:rPr>
        <w:t>한 후</w:t>
      </w:r>
      <w:r>
        <w:rPr>
          <w:lang w:eastAsia="ko-KR"/>
          <w:color w:val="000000"/>
        </w:rPr>
        <w:t xml:space="preserve"> </w:t>
      </w:r>
      <w:r>
        <w:rPr>
          <w:rStyle w:val="afd"/>
        </w:rPr>
        <w:t>[vidIQ]</w:t>
      </w:r>
      <w:r>
        <w:rPr>
          <w:lang w:eastAsia="ko-KR"/>
          <w:color w:val="000000"/>
        </w:rPr>
        <w:t xml:space="preserve">를 클릭합니다. </w:t>
      </w:r>
    </w:p>
    <w:p>
      <w:pPr>
        <w:jc w:val="center"/>
        <w:spacing w:after="80"/>
        <w:rPr>
          <w:lang w:eastAsia="ko-KR"/>
          <w:color w:val="000000"/>
        </w:rPr>
      </w:pPr>
    </w:p>
    <w:p>
      <w:pPr>
        <w:jc w:val="center"/>
        <w:spacing w:after="400" w:before="400"/>
        <w:rPr>
          <w:lang w:eastAsia="ko-KR"/>
          <w:color w:val="666666"/>
          <w:sz w:val="18"/>
          <w:szCs w:val="18"/>
        </w:rPr>
      </w:pPr>
      <w:r>
        <w:rPr>
          <w:lang w:eastAsia="ko-KR"/>
          <w:b/>
          <w:color w:val="1F5FBF"/>
          <w:sz w:val="18"/>
          <w:szCs w:val="18"/>
        </w:rPr>
        <w:t xml:space="preserve">그림 2.6 </w:t>
      </w:r>
      <w:r>
        <w:rPr>
          <w:lang w:eastAsia="ko-KR"/>
          <w:color w:val="666666"/>
          <w:sz w:val="18"/>
          <w:szCs w:val="18"/>
        </w:rPr>
        <w:t>크롬 웹</w:t>
      </w:r>
      <w:r>
        <w:rPr>
          <w:lang w:eastAsia="ko-KR"/>
          <w:rFonts w:hint="eastAsia"/>
          <w:color w:val="666666"/>
          <w:sz w:val="18"/>
          <w:szCs w:val="18"/>
        </w:rPr>
        <w:t xml:space="preserve"> </w:t>
      </w:r>
      <w:r>
        <w:rPr>
          <w:lang w:eastAsia="ko-KR"/>
          <w:color w:val="666666"/>
          <w:sz w:val="18"/>
          <w:szCs w:val="18"/>
        </w:rPr>
        <w:t>스토어에서 vidIQ를 검색</w:t>
      </w:r>
    </w:p>
    <w:p>
      <w:pPr>
        <w:spacing w:after="100" w:before="400"/>
        <w:rPr>
          <w:lang w:eastAsia="ko-KR"/>
          <w:color w:val="C0504D"/>
        </w:rPr>
      </w:pPr>
    </w:p>
    <w:p>
      <w:pPr>
        <w:spacing w:after="100" w:line="408" w:lineRule="auto"/>
        <w:rPr>
          <w:lang w:eastAsia="ko-KR"/>
          <w:color w:val="000000"/>
        </w:rPr>
      </w:pPr>
      <w:r>
        <w:rPr>
          <w:noProof/>
          <w:color w:val="000000"/>
        </w:rPr>
        <w:drawing>
          <wp:anchor distT="0" distB="0" distL="180022" distR="0" behindDoc="0" locked="0" layoutInCell="1" simplePos="0" relativeHeight="251671552" allowOverlap="1" hidden="0">
            <wp:simplePos x="0" y="0"/>
            <wp:positionH relativeFrom="column">
              <wp:posOffset>1966510</wp:posOffset>
            </wp:positionH>
            <wp:positionV relativeFrom="paragraph">
              <wp:posOffset>43566</wp:posOffset>
            </wp:positionV>
            <wp:extent cx="3256996" cy="1632684"/>
            <wp:effectExtent l="0" t="0" r="0" b="0"/>
            <wp:wrapSquare wrapText="bothSides"/>
            <wp:docPr id="1032" name="그림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그림 1034"/>
                    <pic:cNvPicPr>
                      <a:picLocks noChangeAspect="1" noUngrp="1"/>
                    </pic:cNvPicPr>
                  </pic:nvPicPr>
                  <pic:blipFill>
                    <a:blip r:embed="rId7">
                      <a:extLst>
                        <a:ext uri="{28A0092B-C50C-407E-A947-70E740481C1C}">
                          <a14:useLocalDpi xmlns:a14="http://schemas.microsoft.com/office/drawing/2010/main" val="0"/>
                        </a:ext>
                      </a:extLst>
                    </a:blip>
                    <a:srcRect/>
                    <a:stretch>
                      <a:fillRect/>
                    </a:stretch>
                  </pic:blipFill>
                  <pic:spPr>
                    <a:xfrm>
                      <a:off x="0" y="0"/>
                      <a:ext cx="3256996" cy="1632684"/>
                    </a:xfrm>
                    <a:prstGeom prst="rect">
                      <a:avLst/>
                    </a:prstGeom>
                  </pic:spPr>
                </pic:pic>
              </a:graphicData>
            </a:graphic>
          </wp:anchor>
        </w:drawing>
      </w:r>
      <w:r>
        <w:rPr>
          <w:rStyle w:val="afd"/>
        </w:rPr>
        <w:t>[Chrome에 추가]</w:t>
      </w:r>
      <w:r>
        <w:rPr>
          <w:lang w:eastAsia="ko-KR"/>
          <w:color w:val="000000"/>
        </w:rPr>
        <w:t xml:space="preserve"> 버튼을 눌러 설치를 진행합니다. </w:t>
      </w:r>
    </w:p>
    <w:p>
      <w:pPr>
        <w:jc w:val="center"/>
        <w:spacing w:after="400" w:before="400"/>
        <w:rPr>
          <w:lang w:eastAsia="ko-KR"/>
        </w:rPr>
      </w:pPr>
      <w:r>
        <w:rPr>
          <w:lang w:eastAsia="ko-KR"/>
          <w:b/>
          <w:color w:val="1F5FBF"/>
          <w:sz w:val="18"/>
          <w:szCs w:val="18"/>
        </w:rPr>
        <w:t xml:space="preserve">그림 2.7 </w:t>
      </w:r>
      <w:r>
        <w:rPr>
          <w:lang w:eastAsia="ko-KR"/>
          <w:color w:val="666666"/>
          <w:sz w:val="18"/>
          <w:szCs w:val="18"/>
        </w:rPr>
        <w:t>vidIQ를 크롬에 추가</w:t>
      </w:r>
    </w:p>
    <w:p>
      <w:pPr>
        <w:spacing w:after="400"/>
        <w:rPr>
          <w:lang w:eastAsia="ko-KR"/>
          <w:color w:val="000000"/>
        </w:rPr>
      </w:pPr>
    </w:p>
    <w:p>
      <w:pPr>
        <w:spacing w:after="400"/>
        <w:rPr>
          <w:lang w:eastAsia="ko-KR"/>
          <w:color w:val="000000"/>
        </w:rPr>
      </w:pPr>
      <w:r>
        <w:rPr>
          <w:noProof/>
          <w:color w:val="000000"/>
        </w:rPr>
        <w:drawing>
          <wp:anchor distT="0" distB="0" distL="180022" distR="0" behindDoc="0" locked="0" layoutInCell="1" simplePos="0" relativeHeight="251668480" allowOverlap="1" hidden="0">
            <wp:simplePos x="0" y="0"/>
            <wp:positionH relativeFrom="column">
              <wp:posOffset>2314451</wp:posOffset>
            </wp:positionH>
            <wp:positionV relativeFrom="paragraph">
              <wp:posOffset>9857</wp:posOffset>
            </wp:positionV>
            <wp:extent cx="2909058" cy="1486264"/>
            <wp:effectExtent l="0" t="0" r="0" b="0"/>
            <wp:wrapSquare wrapText="bothSides"/>
            <wp:docPr id="1033" name="그림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그림 1035"/>
                    <pic:cNvPicPr>
                      <a:picLocks noChangeAspect="1" noUngrp="1"/>
                    </pic:cNvPicPr>
                  </pic:nvPicPr>
                  <pic:blipFill>
                    <a:blip r:embed="rId8">
                      <a:extLst>
                        <a:ext uri="{28A0092B-C50C-407E-A947-70E740481C1C}">
                          <a14:useLocalDpi xmlns:a14="http://schemas.microsoft.com/office/drawing/2010/main" val="0"/>
                        </a:ext>
                      </a:extLst>
                    </a:blip>
                    <a:srcRect/>
                    <a:stretch>
                      <a:fillRect/>
                    </a:stretch>
                  </pic:blipFill>
                  <pic:spPr>
                    <a:xfrm>
                      <a:off x="0" y="0"/>
                      <a:ext cx="2909058" cy="1486264"/>
                    </a:xfrm>
                    <a:prstGeom prst="rect">
                      <a:avLst/>
                    </a:prstGeom>
                  </pic:spPr>
                </pic:pic>
              </a:graphicData>
            </a:graphic>
          </wp:anchor>
        </w:drawing>
      </w:r>
      <w:r>
        <w:rPr>
          <w:lang w:eastAsia="ko-KR"/>
          <w:color w:val="000000"/>
        </w:rPr>
        <w:t xml:space="preserve">이어지는 확인 창에서 </w:t>
      </w:r>
      <w:r>
        <w:rPr>
          <w:rStyle w:val="afd"/>
        </w:rPr>
        <w:t>[확장 프로그램 추가]</w:t>
      </w:r>
      <w:r>
        <w:rPr>
          <w:lang w:eastAsia="ko-KR"/>
          <w:color w:val="000000"/>
        </w:rPr>
        <w:t xml:space="preserve">를 클릭하면 설치가 끝납니다. </w:t>
      </w:r>
    </w:p>
    <w:p>
      <w:pPr>
        <w:jc w:val="center"/>
        <w:spacing w:after="400"/>
        <w:rPr>
          <w:lang w:eastAsia="ko-KR"/>
        </w:rPr>
      </w:pPr>
      <w:r>
        <w:rPr>
          <w:lang w:eastAsia="ko-KR"/>
          <w:b/>
          <w:color w:val="1F5FBF"/>
          <w:sz w:val="18"/>
          <w:szCs w:val="18"/>
        </w:rPr>
        <w:t xml:space="preserve">그림 2.8 </w:t>
      </w:r>
      <w:r>
        <w:rPr>
          <w:lang w:eastAsia="ko-KR"/>
          <w:color w:val="666666"/>
          <w:sz w:val="18"/>
          <w:szCs w:val="18"/>
        </w:rPr>
        <w:t>확장 프로그램 추가</w:t>
      </w:r>
    </w:p>
    <w:p>
      <w:pPr>
        <w:jc w:val="both"/>
        <w:spacing w:after="80"/>
        <w:rPr>
          <w:lang w:eastAsia="ko-KR"/>
          <w:rFonts w:cs="맑은 고딕"/>
          <w:b/>
          <w:color w:val="C0392B"/>
          <w:szCs w:val="21"/>
        </w:rPr>
      </w:pPr>
    </w:p>
    <w:p>
      <w:pPr>
        <w:jc w:val="both"/>
        <w:spacing w:after="80"/>
        <w:rPr>
          <w:lang w:eastAsia="ko-KR"/>
          <w:rFonts w:cs="맑은 고딕"/>
          <w:b/>
          <w:color w:val="C0392B"/>
          <w:szCs w:val="21"/>
        </w:rPr>
      </w:pPr>
      <w:commentRangeStart w:id="4"/>
    </w:p>
    <w:p>
      <w:pPr>
        <w:jc w:val="both"/>
        <w:spacing w:after="80"/>
        <w:rPr>
          <w:lang w:eastAsia="ko-KR"/>
          <w:rFonts w:cs="맑은 고딕"/>
          <w:b/>
          <w:color w:val="C0392B"/>
          <w:szCs w:val="21"/>
        </w:rPr>
      </w:pPr>
      <w:r>
        <w:rPr>
          <w:lang w:eastAsia="ko-KR"/>
          <w:rFonts w:cs="맑은 고딕"/>
          <w:b/>
          <w:color w:val="C0392B"/>
          <w:szCs w:val="21"/>
        </w:rPr>
        <w:br w:type="page"/>
      </w:r>
    </w:p>
    <w:p>
      <w:pPr>
        <w:jc w:val="both"/>
        <w:spacing w:after="80"/>
        <w:rPr>
          <w:lang w:eastAsia="ko-KR"/>
          <w:color w:val="000000"/>
        </w:rPr>
      </w:pPr>
      <w:r>
        <w:rPr>
          <w:lang w:eastAsia="ko-KR"/>
          <w:rFonts w:cs="맑은 고딕"/>
          <w:b/>
          <w:color w:val="C0392B"/>
          <w:szCs w:val="21"/>
        </w:rPr>
        <w:t>■ vidIQ를 활용하여 장르 검색하기</w:t>
      </w:r>
      <w:commentRangeEnd w:id="4"/>
      <w:r>
        <w:rPr>
          <w:rStyle w:val="af8"/>
        </w:rPr>
        <w:commentReference w:id="4"/>
      </w:r>
    </w:p>
    <w:p>
      <w:pPr>
        <w:jc w:val="both"/>
        <w:spacing w:after="80" w:line="408" w:lineRule="auto"/>
        <w:rPr>
          <w:lang w:eastAsia="ko-KR"/>
          <w:color w:val="000000"/>
        </w:rPr>
      </w:pPr>
      <w:r>
        <w:rPr>
          <w:lang w:eastAsia="ko-KR"/>
          <w:color w:val="000000"/>
        </w:rPr>
        <w:t>이제 유튜브 검색창에 관심 장르인 ‘올드 샹송’을 입력합니다. 그러면 오른쪽에 vidIQ의 Search Companion 패널이 함께 나타나</w:t>
      </w:r>
      <w:r>
        <w:rPr>
          <w:lang w:eastAsia="ko-KR"/>
          <w:rFonts w:hint="eastAsia"/>
          <w:color w:val="000000"/>
        </w:rPr>
        <w:t>며</w:t>
      </w:r>
      <w:r>
        <w:rPr>
          <w:lang w:eastAsia="ko-KR"/>
          <w:color w:val="000000"/>
        </w:rPr>
        <w:t xml:space="preserve"> 이 검색어의 시장성을 바로 보여 줍니다.</w:t>
      </w:r>
    </w:p>
    <w:p>
      <w:pPr>
        <w:jc w:val="both"/>
        <w:spacing w:after="80" w:line="408" w:lineRule="auto"/>
        <w:rPr>
          <w:lang w:eastAsia="ko-KR"/>
          <w:color w:val="000000"/>
        </w:rPr>
      </w:pPr>
      <w:r>
        <w:rPr>
          <w:lang w:eastAsia="ko-KR"/>
          <w:noProof/>
          <w:color w:val="000000"/>
        </w:rPr>
        <w:drawing>
          <wp:inline distT="0" distB="0" distL="0" distR="0">
            <wp:extent cx="4938395" cy="1956253"/>
            <wp:effectExtent l="0" t="0" r="0" b="0"/>
            <wp:docPr id="1034" name="그림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그림 1038"/>
                    <pic:cNvPicPr>
                      <a:picLocks noChangeAspect="1" noUngrp="1"/>
                    </pic:cNvPicPr>
                  </pic:nvPicPr>
                  <pic:blipFill>
                    <a:blip r:embed="rId9">
                      <a:extLst>
                        <a:ext uri="{28A0092B-C50C-407E-A947-70E740481C1C}">
                          <a14:useLocalDpi xmlns:a14="http://schemas.microsoft.com/office/drawing/2010/main" val="0"/>
                        </a:ext>
                      </a:extLst>
                    </a:blip>
                    <a:stretch>
                      <a:fillRect/>
                    </a:stretch>
                  </pic:blipFill>
                  <pic:spPr>
                    <a:xfrm>
                      <a:off x="0" y="0"/>
                      <a:ext cx="4938395" cy="1956253"/>
                    </a:xfrm>
                    <a:prstGeom prst="rect">
                      <a:avLst/>
                    </a:prstGeom>
                  </pic:spPr>
                </pic:pic>
              </a:graphicData>
            </a:graphic>
          </wp:inline>
        </w:drawing>
      </w:r>
    </w:p>
    <w:p>
      <w:pPr>
        <w:jc w:val="center"/>
        <w:rPr>
          <w:lang w:eastAsia="ko-KR"/>
          <w:color w:val="666666"/>
          <w:sz w:val="6"/>
          <w:szCs w:val="6"/>
        </w:rPr>
      </w:pPr>
      <w:r>
        <w:rPr>
          <w:lang w:eastAsia="ko-KR"/>
          <w:b/>
          <w:color w:val="1F5FBF"/>
          <w:sz w:val="18"/>
          <w:szCs w:val="18"/>
        </w:rPr>
        <w:t xml:space="preserve">그림 2.9 </w:t>
      </w:r>
      <w:r>
        <w:rPr>
          <w:lang w:eastAsia="ko-KR"/>
          <w:color w:val="666666"/>
          <w:sz w:val="18"/>
          <w:szCs w:val="18"/>
        </w:rPr>
        <w:t>유튜브 검색 시 제공되는 vidIQ 정보</w:t>
      </w:r>
    </w:p>
    <w:p>
      <w:pPr>
        <w:jc w:val="both"/>
        <w:spacing w:after="80" w:line="408" w:lineRule="auto"/>
        <w:rPr>
          <w:lang w:eastAsia="ko-KR"/>
          <w:color w:val="000000"/>
        </w:rPr>
      </w:pPr>
      <w:r>
        <w:rPr>
          <w:lang w:eastAsia="ko-KR"/>
          <w:rFonts w:cs="Arial" w:hint="eastAsia"/>
          <w:color w:val="000000"/>
          <w:spacing w:val="-20"/>
        </w:rPr>
        <w:t>그림</w:t>
      </w:r>
      <w:r>
        <w:rPr>
          <w:lang w:eastAsia="ko-KR"/>
          <w:rFonts w:cs="Arial"/>
          <w:color w:val="000000"/>
          <w:spacing w:val="-20"/>
        </w:rPr>
        <w:t>에서는 ‘올드 샹송’의 종합 점수(Overall Score)가 75점 ‘HIGH’로, 검색량(Volume)은</w:t>
      </w:r>
      <w:r>
        <w:rPr>
          <w:lang w:eastAsia="ko-KR"/>
          <w:color w:val="000000"/>
        </w:rPr>
        <w:t xml:space="preserve"> ‘Medium’으로, 경쟁(Competition)은 ‘Very low’로 표시됩니다. 즉 수요는 어느 정도 있는데 경쟁이 거의 없는, 파고들 여지가 있는 장르라는 뜻입니다. 이렇게 검색어의 가능성을 확인했다면 더 세부적으로 살펴보기 위해 오른쪽 위의 </w:t>
      </w:r>
      <w:r>
        <w:rPr>
          <w:rStyle w:val="afd"/>
        </w:rPr>
        <w:t xml:space="preserve">[필터] </w:t>
      </w:r>
      <w:r>
        <w:rPr>
          <w:lang w:eastAsia="ko-KR"/>
          <w:color w:val="000000"/>
        </w:rPr>
        <w:t>버튼을 클릭합니다.</w:t>
      </w:r>
    </w:p>
    <w:p>
      <w:pPr>
        <w:spacing w:after="60"/>
        <w:rPr>
          <w:lang w:eastAsia="ko-KR"/>
          <w:color w:val="000000"/>
        </w:rPr>
      </w:pPr>
      <w:r>
        <w:rPr>
          <w:lang w:eastAsia="ko-KR"/>
          <w:rFonts w:hint="eastAsia"/>
          <w:color w:val="000000"/>
        </w:rPr>
        <w:t>검색 필터는 사용자가 선택하여 입력할 수 있습니다. 여기서는 구분 ‘</w:t>
      </w:r>
      <w:r>
        <w:rPr>
          <w:lang w:eastAsia="ko-KR"/>
          <w:rFonts w:hint="eastAsia"/>
          <w:b/>
          <w:bCs/>
          <w:color w:val="000000"/>
        </w:rPr>
        <w:t>동영상</w:t>
      </w:r>
      <w:r>
        <w:rPr>
          <w:lang w:eastAsia="ko-KR"/>
          <w:rFonts w:hint="eastAsia"/>
          <w:color w:val="000000"/>
        </w:rPr>
        <w:t>’, 길이 ‘</w:t>
      </w:r>
      <w:r>
        <w:rPr>
          <w:lang w:eastAsia="ko-KR"/>
          <w:rFonts w:hint="eastAsia"/>
          <w:b/>
          <w:bCs/>
          <w:color w:val="000000"/>
        </w:rPr>
        <w:t>20분 초과</w:t>
      </w:r>
      <w:r>
        <w:rPr>
          <w:lang w:eastAsia="ko-KR"/>
          <w:rFonts w:hint="eastAsia"/>
          <w:color w:val="000000"/>
        </w:rPr>
        <w:t>’, 업로드 날짜 ‘</w:t>
      </w:r>
      <w:r>
        <w:rPr>
          <w:lang w:eastAsia="ko-KR"/>
          <w:rFonts w:hint="eastAsia"/>
          <w:b/>
          <w:bCs/>
          <w:color w:val="000000"/>
        </w:rPr>
        <w:t>올해</w:t>
      </w:r>
      <w:r>
        <w:rPr>
          <w:lang w:eastAsia="ko-KR"/>
          <w:rFonts w:hint="eastAsia"/>
          <w:color w:val="000000"/>
        </w:rPr>
        <w:t>’, 우선순위 ‘</w:t>
      </w:r>
      <w:r>
        <w:rPr>
          <w:lang w:eastAsia="ko-KR"/>
          <w:rFonts w:hint="eastAsia"/>
          <w:b/>
          <w:bCs/>
          <w:color w:val="000000"/>
        </w:rPr>
        <w:t>인기도</w:t>
      </w:r>
      <w:r>
        <w:rPr>
          <w:lang w:eastAsia="ko-KR"/>
          <w:rFonts w:hint="eastAsia"/>
          <w:color w:val="000000"/>
        </w:rPr>
        <w:t xml:space="preserve">’를 클릭하여 필터링합니다. </w:t>
      </w:r>
    </w:p>
    <w:p>
      <w:pPr>
        <w:jc w:val="center"/>
        <w:spacing w:after="120" w:before="60" w:line="408" w:lineRule="auto"/>
        <w:rPr>
          <w:lang w:eastAsia="ko-KR"/>
          <w:color w:val="000000"/>
        </w:rPr>
      </w:pPr>
      <w:r>
        <w:rPr>
          <w:lang w:eastAsia="ko-KR"/>
          <w:rFonts w:hint="eastAsia"/>
          <w:noProof/>
          <w:color w:val="000000"/>
        </w:rPr>
        <w:drawing>
          <wp:inline distT="0" distB="0" distL="0" distR="0">
            <wp:extent cx="3299572" cy="1365632"/>
            <wp:effectExtent l="0" t="0" r="0" b="0"/>
            <wp:docPr id="1035" name="그림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그림 1039"/>
                    <pic:cNvPicPr>
                      <a:picLocks noChangeAspect="1" noUngrp="1"/>
                    </pic:cNvPicPr>
                  </pic:nvPicPr>
                  <pic:blipFill>
                    <a:blip r:embed="rId10">
                      <a:extLst>
                        <a:ext uri="{28A0092B-C50C-407E-A947-70E740481C1C}">
                          <a14:useLocalDpi xmlns:a14="http://schemas.microsoft.com/office/drawing/2010/main" val="0"/>
                        </a:ext>
                      </a:extLst>
                    </a:blip>
                    <a:stretch>
                      <a:fillRect/>
                    </a:stretch>
                  </pic:blipFill>
                  <pic:spPr>
                    <a:xfrm>
                      <a:off x="0" y="0"/>
                      <a:ext cx="3299572" cy="1365632"/>
                    </a:xfrm>
                    <a:prstGeom prst="rect">
                      <a:avLst/>
                    </a:prstGeom>
                  </pic:spPr>
                </pic:pic>
              </a:graphicData>
            </a:graphic>
          </wp:inline>
        </w:drawing>
      </w:r>
    </w:p>
    <w:p>
      <w:pPr>
        <w:jc w:val="center"/>
        <w:spacing w:after="400"/>
        <w:rPr>
          <w:lang w:eastAsia="ko-KR"/>
        </w:rPr>
      </w:pPr>
      <w:r>
        <w:rPr>
          <w:lang w:eastAsia="ko-KR"/>
          <w:b/>
          <w:color w:val="1F5FBF"/>
          <w:sz w:val="18"/>
          <w:szCs w:val="18"/>
        </w:rPr>
        <w:t xml:space="preserve">그림 2.10 </w:t>
      </w:r>
      <w:r>
        <w:rPr>
          <w:lang w:eastAsia="ko-KR"/>
          <w:color w:val="666666"/>
          <w:sz w:val="18"/>
          <w:szCs w:val="18"/>
        </w:rPr>
        <w:t>vidIQ 검색 필터를 선택</w:t>
      </w:r>
    </w:p>
    <w:p>
      <w:pPr>
        <w:jc w:val="both"/>
        <w:spacing w:after="80"/>
        <w:rPr>
          <w:lang w:eastAsia="ko-KR"/>
          <w:color w:val="000000"/>
        </w:rPr>
      </w:pPr>
      <w:r>
        <w:rPr>
          <w:lang w:eastAsia="ko-KR"/>
          <w:rFonts w:hint="eastAsia"/>
          <w:color w:val="000000"/>
        </w:rPr>
        <w:t xml:space="preserve">아래는 필터링 결과로, 올드 샹송 장르에서 잘 나가는 채널을 보여 줍니다. </w:t>
      </w:r>
    </w:p>
    <w:p>
      <w:pPr>
        <w:spacing w:before="200"/>
        <w:rPr>
          <w:lang w:eastAsia="ko-KR"/>
          <w:b/>
          <w:sz w:val="10"/>
          <w:szCs w:val="10"/>
        </w:rPr>
      </w:pPr>
      <w:r>
        <w:rPr>
          <w:lang w:eastAsia="ko-KR"/>
          <w:rFonts w:hint="eastAsia"/>
          <w:noProof/>
          <w:color w:val="000000"/>
        </w:rPr>
        <w:drawing>
          <wp:inline distT="0" distB="0" distL="0" distR="0">
            <wp:extent cx="5187315" cy="2126615"/>
            <wp:effectExtent l="0" t="0" r="0" b="0"/>
            <wp:docPr id="1036" name="그림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그림 1041"/>
                    <pic:cNvPicPr>
                      <a:picLocks noChangeAspect="1" noUngrp="1"/>
                    </pic:cNvPicPr>
                  </pic:nvPicPr>
                  <pic:blipFill>
                    <a:blip r:embed="rId11">
                      <a:extLst>
                        <a:ext uri="{28A0092B-C50C-407E-A947-70E740481C1C}">
                          <a14:useLocalDpi xmlns:a14="http://schemas.microsoft.com/office/drawing/2010/main" val="0"/>
                        </a:ext>
                      </a:extLst>
                    </a:blip>
                    <a:stretch>
                      <a:fillRect/>
                    </a:stretch>
                  </pic:blipFill>
                  <pic:spPr>
                    <a:xfrm>
                      <a:off x="0" y="0"/>
                      <a:ext cx="5187315" cy="2126615"/>
                    </a:xfrm>
                    <a:prstGeom prst="rect">
                      <a:avLst/>
                    </a:prstGeom>
                  </pic:spPr>
                </pic:pic>
              </a:graphicData>
            </a:graphic>
          </wp:inline>
        </w:drawing>
      </w:r>
    </w:p>
    <w:p>
      <w:pPr>
        <w:jc w:val="center"/>
        <w:rPr>
          <w:lang w:eastAsia="ko-KR"/>
          <w:b/>
          <w:color w:val="1F5FBF"/>
          <w:sz w:val="10"/>
          <w:szCs w:val="10"/>
        </w:rPr>
        <w:pPrChange w:id="13" w:author="hkclj" w:date="2026-08-22T08:29:36Z">
          <w:pPr>
            <w:spacing w:before="200"/>
          </w:pPr>
        </w:pPrChange>
      </w:pPr>
      <w:r>
        <w:rPr>
          <w:lang w:eastAsia="ko-KR"/>
          <w:b/>
          <w:color w:val="1F5FBF"/>
          <w:sz w:val="18"/>
          <w:szCs w:val="18"/>
        </w:rPr>
        <w:t xml:space="preserve">그림 2.11 </w:t>
      </w:r>
      <w:r>
        <w:rPr>
          <w:lang w:eastAsia="ko-KR"/>
          <w:color w:val="666666"/>
          <w:sz w:val="18"/>
          <w:szCs w:val="18"/>
        </w:rPr>
        <w:t>필터링으로 검색된 잘 나가는 채널</w:t>
      </w:r>
    </w:p>
    <w:p>
      <w:pPr>
        <w:spacing w:before="200"/>
        <w:rPr>
          <w:lang w:eastAsia="ko-KR"/>
          <w:sz w:val="10"/>
          <w:szCs w:val="10"/>
        </w:rPr>
      </w:pPr>
    </w:p>
    <w:p>
      <w:pPr>
        <w:jc w:val="both"/>
        <w:spacing w:after="80"/>
        <w:rPr>
          <w:lang w:eastAsia="ko-KR"/>
          <w:color w:val="000000"/>
        </w:rPr>
      </w:pPr>
      <w:r>
        <w:rPr>
          <w:lang w:eastAsia="ko-KR"/>
          <w:rFonts w:hint="eastAsia"/>
          <w:color w:val="000000"/>
        </w:rPr>
        <w:t>이 중 관심있는 채널을 클릭하면 오른쪽에 vidIQ가 제공하는 분석 정보가 나타납니다.</w:t>
      </w:r>
    </w:p>
    <w:p>
      <w:pPr>
        <w:jc w:val="center"/>
        <w:spacing w:after="80"/>
        <w:rPr>
          <w:lang w:eastAsia="ko-KR"/>
          <w:color w:val="000000"/>
        </w:rPr>
      </w:pPr>
      <w:r>
        <w:rPr>
          <w:lang w:eastAsia="ko-KR"/>
          <w:rFonts w:hint="eastAsia"/>
          <w:noProof/>
          <w:color w:val="000000"/>
        </w:rPr>
        <w:drawing>
          <wp:inline distT="0" distB="0" distL="0" distR="0">
            <wp:extent cx="5187315" cy="2254250"/>
            <wp:effectExtent l="0" t="0" r="0" b="0"/>
            <wp:docPr id="1037" name="그림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그림 1043"/>
                    <pic:cNvPicPr>
                      <a:picLocks noChangeAspect="1" noUngrp="1"/>
                    </pic:cNvPicPr>
                  </pic:nvPicPr>
                  <pic:blipFill>
                    <a:blip r:embed="rId12">
                      <a:extLst>
                        <a:ext uri="{28A0092B-C50C-407E-A947-70E740481C1C}">
                          <a14:useLocalDpi xmlns:a14="http://schemas.microsoft.com/office/drawing/2010/main" val="0"/>
                        </a:ext>
                      </a:extLst>
                    </a:blip>
                    <a:stretch>
                      <a:fillRect/>
                    </a:stretch>
                  </pic:blipFill>
                  <pic:spPr>
                    <a:xfrm>
                      <a:off x="0" y="0"/>
                      <a:ext cx="5187315" cy="2254250"/>
                    </a:xfrm>
                    <a:prstGeom prst="rect">
                      <a:avLst/>
                    </a:prstGeom>
                  </pic:spPr>
                </pic:pic>
              </a:graphicData>
            </a:graphic>
          </wp:inline>
        </w:drawing>
      </w:r>
    </w:p>
    <w:p>
      <w:pPr>
        <w:jc w:val="center"/>
        <w:spacing w:after="400" w:before="400"/>
        <w:rPr>
          <w:lang w:eastAsia="ko-KR"/>
        </w:rPr>
      </w:pPr>
      <w:r>
        <w:rPr>
          <w:lang w:eastAsia="ko-KR"/>
          <w:b/>
          <w:color w:val="1F5FBF"/>
          <w:sz w:val="18"/>
          <w:szCs w:val="18"/>
        </w:rPr>
        <w:t xml:space="preserve">그림 2.12 </w:t>
      </w:r>
      <w:r>
        <w:rPr>
          <w:lang w:eastAsia="ko-KR"/>
          <w:color w:val="666666"/>
          <w:sz w:val="18"/>
          <w:szCs w:val="18"/>
        </w:rPr>
        <w:t>채널을 클릭하면 나타나는 vidIQ 분석 정보</w:t>
      </w:r>
    </w:p>
    <w:p>
      <w:pPr>
        <w:jc w:val="both"/>
        <w:spacing w:after="0" w:line="408" w:lineRule="auto"/>
        <w:rPr>
          <w:lang w:eastAsia="ko-KR"/>
          <w:color w:val="000000"/>
        </w:rPr>
      </w:pPr>
      <w:r>
        <w:rPr>
          <w:lang w:eastAsia="ko-KR"/>
          <w:rFonts w:hint="eastAsia"/>
          <w:color w:val="000000"/>
        </w:rPr>
        <w:t>분석 정보를 간단히 살펴보면 다음과 같습니다.</w:t>
      </w:r>
    </w:p>
    <w:p>
      <w:pPr>
        <w:jc w:val="both"/>
        <w:spacing w:after="0" w:line="408" w:lineRule="auto"/>
        <w:rPr>
          <w:lang w:eastAsia="ko-KR"/>
        </w:rPr>
      </w:pPr>
      <w:r>
        <w:rPr>
          <w:lang w:eastAsia="ko-KR"/>
          <w:b/>
          <w:bCs/>
          <w:color w:val="C0504D"/>
        </w:rPr>
        <w:t>Engagement 1.7%</w:t>
      </w:r>
      <w:r>
        <w:rPr>
          <w:lang w:eastAsia="ko-KR"/>
          <w:rFonts w:hint="eastAsia"/>
        </w:rPr>
        <w:t xml:space="preserve"> </w:t>
      </w:r>
      <w:r>
        <w:rPr>
          <w:lang w:eastAsia="ko-KR"/>
        </w:rPr>
        <w:t>-</w:t>
      </w:r>
      <w:r>
        <w:rPr>
          <w:lang w:eastAsia="ko-KR"/>
        </w:rPr>
        <w:t xml:space="preserve"> </w:t>
      </w:r>
      <w:r>
        <w:rPr>
          <w:lang w:eastAsia="ko-KR"/>
        </w:rPr>
        <w:t xml:space="preserve">조회수 대비 좋아요·댓글 등 참여율입니다. 음악·플레이리스트 채널은 원래 참여율이 낮은 편(배경음악으로 틀어두고 상호작용은 잘 안 함)이라, </w:t>
      </w:r>
      <w:ins w:id="14" w:author="hkclj" w:date="1970-01-08T23:18:03Z">
        <w:r>
          <w:rPr>
            <w:lang w:eastAsia="ko-KR"/>
            <w:rtl w:val="off"/>
          </w:rPr>
          <w:t>1</w:t>
        </w:r>
      </w:ins>
      <w:ins w:id="15" w:author="hkclj" w:date="1970-01-08T23:18:03Z">
        <w:r>
          <w:rPr>
            <w:lang w:eastAsia="ko-KR"/>
            <w:rtl w:val="off"/>
          </w:rPr>
          <w:t>.</w:t>
        </w:r>
      </w:ins>
      <w:ins w:id="16" w:author="hkclj" w:date="1970-01-08T23:18:03Z">
        <w:r>
          <w:rPr>
            <w:lang w:eastAsia="ko-KR"/>
            <w:rtl w:val="off"/>
          </w:rPr>
          <w:t>7</w:t>
        </w:r>
      </w:ins>
      <w:del w:id="17" w:author="hkclj" w:date="2026-08-22T08:37:07Z">
        <w:r>
          <w:rPr>
            <w:lang w:eastAsia="ko-KR"/>
          </w:rPr>
          <w:delText>2</w:delText>
        </w:r>
      </w:del>
      <w:del w:id="18" w:author="hkclj" w:date="2026-08-22T08:37:07Z">
        <w:r>
          <w:rPr>
            <w:lang w:eastAsia="ko-KR"/>
          </w:rPr>
          <w:delText>.</w:delText>
        </w:r>
      </w:del>
      <w:del w:id="19" w:author="hkclj" w:date="2026-08-22T08:37:06Z">
        <w:r>
          <w:rPr>
            <w:lang w:eastAsia="ko-KR"/>
          </w:rPr>
          <w:delText>1</w:delText>
        </w:r>
      </w:del>
      <w:r>
        <w:rPr>
          <w:lang w:eastAsia="ko-KR"/>
        </w:rPr>
        <w:t>%는 이 장르 기준으로는 무난한 수준입니다.</w:t>
      </w:r>
    </w:p>
    <w:p>
      <w:pPr>
        <w:jc w:val="both"/>
        <w:spacing w:after="0" w:line="408" w:lineRule="auto"/>
        <w:rPr>
          <w:lang w:eastAsia="ko-KR"/>
        </w:rPr>
      </w:pPr>
      <w:r>
        <w:rPr>
          <w:lang w:eastAsia="ko-KR"/>
          <w:b/>
          <w:bCs/>
          <w:color w:val="C0504D"/>
        </w:rPr>
        <w:t>Outlier &gt;100x</w:t>
      </w:r>
      <w:r>
        <w:rPr>
          <w:lang w:eastAsia="ko-KR"/>
          <w:rFonts w:hint="eastAsia"/>
        </w:rPr>
        <w:t xml:space="preserve"> </w:t>
      </w:r>
      <w:r>
        <w:rPr>
          <w:lang w:eastAsia="ko-KR"/>
        </w:rPr>
        <w:t>-</w:t>
      </w:r>
      <w:r>
        <w:rPr>
          <w:lang w:eastAsia="ko-KR"/>
        </w:rPr>
        <w:t xml:space="preserve"> </w:t>
      </w:r>
      <w:r>
        <w:rPr>
          <w:lang w:eastAsia="ko-KR"/>
        </w:rPr>
        <w:t>가장 주목할 값입니다. 이 영상이 해당 채널의 평균적인 영상보다 100배 이상 잘 나왔다는 뜻입니다. 즉 채널 평균을 크게 뛰어넘어 알고리즘을 제대로 탄 사례라는 신호입니다.</w:t>
      </w:r>
    </w:p>
    <w:p>
      <w:pPr>
        <w:jc w:val="both"/>
        <w:spacing w:after="0" w:line="408" w:lineRule="auto"/>
        <w:rPr>
          <w:lang w:eastAsia="ko-KR"/>
        </w:rPr>
      </w:pPr>
      <w:r>
        <w:rPr>
          <w:lang w:eastAsia="ko-KR"/>
          <w:b/>
          <w:bCs/>
          <w:color w:val="C0504D"/>
        </w:rPr>
        <w:t>VPH 147.8</w:t>
      </w:r>
      <w:r>
        <w:rPr>
          <w:lang w:eastAsia="ko-KR"/>
          <w:rFonts w:hint="eastAsia"/>
        </w:rPr>
        <w:t xml:space="preserve"> </w:t>
      </w:r>
      <w:r>
        <w:rPr>
          <w:lang w:eastAsia="ko-KR"/>
        </w:rPr>
        <w:t>-</w:t>
      </w:r>
      <w:r>
        <w:rPr>
          <w:lang w:eastAsia="ko-KR"/>
        </w:rPr>
        <w:t xml:space="preserve"> </w:t>
      </w:r>
      <w:r>
        <w:rPr>
          <w:lang w:eastAsia="ko-KR"/>
        </w:rPr>
        <w:t xml:space="preserve">시간당 조회수(Views Per Hour)입니다. </w:t>
      </w:r>
    </w:p>
    <w:p>
      <w:pPr>
        <w:jc w:val="both"/>
        <w:spacing w:after="0" w:line="408" w:lineRule="auto"/>
        <w:rPr>
          <w:lang w:eastAsia="ko-KR"/>
        </w:rPr>
      </w:pPr>
      <w:r>
        <w:rPr>
          <w:lang w:eastAsia="ko-KR"/>
          <w:b/>
          <w:bCs/>
          <w:color w:val="C0504D"/>
        </w:rPr>
        <w:t>조회수 추이 그래프</w:t>
      </w:r>
      <w:r>
        <w:rPr>
          <w:rStyle w:val="afd"/>
        </w:rPr>
        <w:t>(1st 28 days)</w:t>
      </w:r>
      <w:r>
        <w:rPr>
          <w:rFonts w:hint="eastAsia"/>
        </w:rPr>
        <w:t xml:space="preserve"> </w:t>
      </w:r>
      <w:r>
        <w:t>-</w:t>
      </w:r>
      <w:r>
        <w:t xml:space="preserve"> </w:t>
      </w:r>
      <w:r>
        <w:rPr>
          <w:lang w:eastAsia="ko-KR"/>
        </w:rPr>
        <w:t xml:space="preserve">총 974.3K회이고, 곡선 모양이 전형적인 '초반 급상승 후 완만' 패턴입니다. 업로드 후 초기에 가파르게 치고 올라간 뒤 완만하게 우상향합니다. </w:t>
      </w:r>
    </w:p>
    <w:p>
      <w:pPr>
        <w:spacing w:after="0" w:line="408" w:lineRule="auto"/>
        <w:rPr>
          <w:lang w:eastAsia="ko-KR"/>
          <w:color w:val="000000"/>
        </w:rPr>
      </w:pPr>
      <w:r>
        <w:rPr>
          <w:lang w:eastAsia="ko-KR"/>
        </w:rPr>
        <w:t xml:space="preserve">이렇게 결과를 훑어보며 벤치마킹하고 싶은 채널을 고른 뒤, 그 채널 홈에서 </w:t>
      </w:r>
      <w:r>
        <w:rPr>
          <w:rStyle w:val="afd"/>
        </w:rPr>
        <w:t>[공유]</w:t>
      </w:r>
      <w:r>
        <w:rPr>
          <w:lang w:eastAsia="ko-KR"/>
        </w:rPr>
        <w:t xml:space="preserve"> 버튼을 클릭해 채널 주소(URL)를 복사합니다.</w:t>
      </w:r>
    </w:p>
    <w:p>
      <w:pPr>
        <w:jc w:val="center"/>
        <w:spacing w:after="80"/>
        <w:rPr>
          <w:lang w:eastAsia="ko-KR"/>
          <w:color w:val="000000"/>
        </w:rPr>
      </w:pPr>
      <w:r>
        <w:rPr>
          <w:lang w:eastAsia="ko-KR"/>
          <w:rFonts w:hint="eastAsia"/>
          <w:noProof/>
          <w:color w:val="000000"/>
        </w:rPr>
        <w:drawing>
          <wp:inline distT="0" distB="0" distL="0" distR="0">
            <wp:extent cx="4576592" cy="1391633"/>
            <wp:effectExtent l="0" t="0" r="0" b="0"/>
            <wp:docPr id="1038" name="그림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그림 1045"/>
                    <pic:cNvPicPr>
                      <a:picLocks noChangeAspect="1" noUngrp="1"/>
                    </pic:cNvPicPr>
                  </pic:nvPicPr>
                  <pic:blipFill>
                    <a:blip r:embed="rId13">
                      <a:extLst>
                        <a:ext uri="{28A0092B-C50C-407E-A947-70E740481C1C}">
                          <a14:useLocalDpi xmlns:a14="http://schemas.microsoft.com/office/drawing/2010/main" val="0"/>
                        </a:ext>
                      </a:extLst>
                    </a:blip>
                    <a:stretch>
                      <a:fillRect/>
                    </a:stretch>
                  </pic:blipFill>
                  <pic:spPr>
                    <a:xfrm>
                      <a:off x="0" y="0"/>
                      <a:ext cx="4576592" cy="1391633"/>
                    </a:xfrm>
                    <a:prstGeom prst="rect">
                      <a:avLst/>
                    </a:prstGeom>
                  </pic:spPr>
                </pic:pic>
              </a:graphicData>
            </a:graphic>
          </wp:inline>
        </w:drawing>
      </w:r>
    </w:p>
    <w:p>
      <w:pPr>
        <w:jc w:val="center"/>
        <w:rPr>
          <w:lang w:eastAsia="ko-KR"/>
          <w:color w:val="666666"/>
          <w:sz w:val="18"/>
          <w:szCs w:val="18"/>
        </w:rPr>
        <w:pPrChange w:id="20" w:author="hkclj" w:date="2026-08-22T08:37:19Z">
          <w:pPr>
            <w:spacing w:before="200"/>
          </w:pPr>
        </w:pPrChange>
      </w:pPr>
      <w:r>
        <w:rPr>
          <w:lang w:eastAsia="ko-KR"/>
          <w:b/>
          <w:color w:val="1F5FBF"/>
          <w:sz w:val="18"/>
          <w:szCs w:val="18"/>
        </w:rPr>
        <w:t xml:space="preserve">그림 2.13 </w:t>
      </w:r>
      <w:r>
        <w:rPr>
          <w:lang w:eastAsia="ko-KR"/>
          <w:color w:val="666666"/>
          <w:sz w:val="18"/>
          <w:szCs w:val="18"/>
        </w:rPr>
        <w:t>영상 [공유] 버튼을 클릭하여 주소 복사</w:t>
      </w:r>
    </w:p>
    <w:p>
      <w:pPr>
        <w:jc w:val="center"/>
        <w:spacing w:after="400"/>
        <w:rPr>
          <w:lang w:eastAsia="ko-KR"/>
        </w:rPr>
      </w:pPr>
      <w:r>
        <w:rPr>
          <w:lang w:eastAsia="ko-KR"/>
        </w:rPr>
        <w:br w:type="page"/>
      </w:r>
    </w:p>
    <w:tbl>
      <w:tblPr>
        <w:tblStyle w:val="1a"/>
        <w:tblW w:w="0" w:type="auto"/>
        <w:tblBorders>
          <w:top w:val="single" w:sz="4" w:space="0" w:color="C0504D" w:themeColor="accent2"/>
          <w:left w:val="none"/>
          <w:bottom w:val="single" w:sz="12" w:space="0" w:color="C0504D" w:themeColor="accent2"/>
          <w:right w:val="none"/>
          <w:insideH w:val="none" w:sz="8" w:space="0" w:color="C0504D" w:themeColor="accent2"/>
          <w:insideV w:val="none" w:sz="8" w:space="0" w:color="C0504D" w:themeColor="accent2"/>
        </w:tblBorders>
        <w:tblLook w:val="04A0" w:firstRow="1" w:lastRow="0" w:firstColumn="1" w:lastColumn="0" w:noHBand="0" w:noVBand="1"/>
      </w:tblPr>
      <w:tblGrid>
        <w:gridCol w:w="8169"/>
      </w:tblGrid>
      <w:tr>
        <w:tc>
          <w:tcPr>
            <w:tcW w:w="8305" w:type="dxa"/>
            <w:vAlign w:val="center"/>
          </w:tcPr>
          <w:p>
            <w:pPr>
              <w:spacing w:after="160" w:before="160"/>
              <w:rPr>
                <w:lang w:eastAsia="ko-KR"/>
                <w:rFonts w:cs="맑은 고딕"/>
                <w:sz w:val="22"/>
              </w:rPr>
            </w:pPr>
            <w:ins w:id="21" w:author="hkclj" w:date="1970-01-08T23:18:34Z">
              <w:r>
                <w:rPr>
                  <w:rStyle w:val="b0"/>
                  <w:lang w:eastAsia="ko-KR"/>
                  <w:rtl w:val="off"/>
                </w:rPr>
                <w:t>2</w:t>
              </w:r>
            </w:ins>
            <w:ins w:id="22" w:author="hkclj" w:date="1970-01-08T23:18:31Z">
              <w:r>
                <w:rPr>
                  <w:rStyle w:val="b0"/>
                </w:rPr>
                <w:t>.</w:t>
              </w:r>
            </w:ins>
            <w:ins w:id="23" w:author="hkclj" w:date="1970-01-08T23:18:36Z">
              <w:r>
                <w:rPr>
                  <w:rStyle w:val="b0"/>
                  <w:lang w:eastAsia="ko-KR"/>
                  <w:rtl w:val="off"/>
                </w:rPr>
                <w:t>2</w:t>
              </w:r>
            </w:ins>
            <w:ins w:id="24" w:author="hkclj" w:date="1970-01-08T23:18:31Z">
              <w:r>
                <w:rPr>
                  <w:rStyle w:val="b0"/>
                </w:rPr>
                <w:t xml:space="preserve">. </w:t>
              </w:r>
            </w:ins>
            <w:ins w:id="25" w:author="hkclj" w:date="1970-01-08T23:18:40Z">
              <w:r>
                <w:rPr>
                  <w:rStyle w:val="b0"/>
                  <w:lang w:eastAsia="ko-KR"/>
                  <w:rtl w:val="off"/>
                </w:rPr>
                <w:t>플</w:t>
              </w:r>
            </w:ins>
            <w:ins w:id="26" w:author="hkclj" w:date="1970-01-08T23:18:40Z">
              <w:r>
                <w:rPr>
                  <w:rStyle w:val="b0"/>
                  <w:lang w:eastAsia="ko-KR"/>
                  <w:rtl w:val="off"/>
                </w:rPr>
                <w:t>리</w:t>
              </w:r>
            </w:ins>
            <w:ins w:id="27" w:author="hkclj" w:date="1970-01-08T23:18:40Z">
              <w:r>
                <w:rPr>
                  <w:rStyle w:val="b0"/>
                  <w:lang w:eastAsia="ko-KR"/>
                  <w:rtl w:val="off"/>
                </w:rPr>
                <w:t xml:space="preserve"> </w:t>
              </w:r>
            </w:ins>
            <w:ins w:id="28" w:author="hkclj" w:date="1970-01-08T23:18:41Z">
              <w:r>
                <w:rPr>
                  <w:rStyle w:val="b0"/>
                  <w:lang w:eastAsia="ko-KR"/>
                  <w:rtl w:val="off"/>
                </w:rPr>
                <w:t>채</w:t>
              </w:r>
            </w:ins>
            <w:ins w:id="29" w:author="hkclj" w:date="1970-01-08T23:18:41Z">
              <w:r>
                <w:rPr>
                  <w:rStyle w:val="b0"/>
                  <w:lang w:eastAsia="ko-KR"/>
                  <w:rtl w:val="off"/>
                </w:rPr>
                <w:t>널</w:t>
              </w:r>
            </w:ins>
            <w:ins w:id="30" w:author="hkclj" w:date="1970-01-08T23:18:41Z">
              <w:r>
                <w:rPr>
                  <w:rStyle w:val="b0"/>
                  <w:lang w:eastAsia="ko-KR"/>
                  <w:rtl w:val="off"/>
                </w:rPr>
                <w:t xml:space="preserve"> </w:t>
              </w:r>
            </w:ins>
            <w:ins w:id="31" w:author="hkclj" w:date="1970-01-08T23:18:42Z">
              <w:r>
                <w:rPr>
                  <w:rStyle w:val="b0"/>
                  <w:lang w:eastAsia="ko-KR"/>
                  <w:rtl w:val="off"/>
                </w:rPr>
                <w:t>분</w:t>
              </w:r>
            </w:ins>
            <w:ins w:id="32" w:author="hkclj" w:date="1970-01-08T23:18:42Z">
              <w:r>
                <w:rPr>
                  <w:rStyle w:val="b0"/>
                  <w:lang w:eastAsia="ko-KR"/>
                  <w:rtl w:val="off"/>
                </w:rPr>
                <w:t>석</w:t>
              </w:r>
            </w:ins>
            <w:ins w:id="33" w:author="hkclj" w:date="1970-01-08T23:18:42Z">
              <w:r>
                <w:rPr>
                  <w:rStyle w:val="b0"/>
                  <w:lang w:eastAsia="ko-KR"/>
                  <w:rtl w:val="off"/>
                </w:rPr>
                <w:t>하</w:t>
              </w:r>
            </w:ins>
            <w:ins w:id="34" w:author="hkclj" w:date="1970-01-08T23:18:43Z">
              <w:r>
                <w:rPr>
                  <w:rStyle w:val="b0"/>
                  <w:lang w:eastAsia="ko-KR"/>
                  <w:rtl w:val="off"/>
                </w:rPr>
                <w:t>고</w:t>
              </w:r>
            </w:ins>
            <w:ins w:id="35" w:author="hkclj" w:date="1970-01-08T23:18:49Z">
              <w:r>
                <w:rPr>
                  <w:rStyle w:val="b0"/>
                  <w:lang w:eastAsia="ko-KR"/>
                  <w:rtl w:val="off"/>
                </w:rPr>
                <w:t xml:space="preserve"> </w:t>
              </w:r>
            </w:ins>
            <w:ins w:id="36" w:author="hkclj" w:date="1970-01-08T23:18:50Z">
              <w:r>
                <w:rPr>
                  <w:rStyle w:val="b0"/>
                  <w:lang w:eastAsia="ko-KR"/>
                  <w:rtl w:val="off"/>
                </w:rPr>
                <w:t>분</w:t>
              </w:r>
            </w:ins>
            <w:ins w:id="37" w:author="hkclj" w:date="1970-01-08T23:18:51Z">
              <w:r>
                <w:rPr>
                  <w:rStyle w:val="b0"/>
                  <w:lang w:eastAsia="ko-KR"/>
                  <w:rtl w:val="off"/>
                </w:rPr>
                <w:t>석</w:t>
              </w:r>
            </w:ins>
            <w:ins w:id="38" w:author="hkclj" w:date="1970-01-08T23:18:51Z">
              <w:r>
                <w:rPr>
                  <w:rStyle w:val="b0"/>
                  <w:lang w:eastAsia="ko-KR"/>
                  <w:rtl w:val="off"/>
                </w:rPr>
                <w:t>결</w:t>
              </w:r>
            </w:ins>
            <w:ins w:id="39" w:author="hkclj" w:date="1970-01-08T23:18:51Z">
              <w:r>
                <w:rPr>
                  <w:rStyle w:val="b0"/>
                  <w:lang w:eastAsia="ko-KR"/>
                  <w:rtl w:val="off"/>
                </w:rPr>
                <w:t>과</w:t>
              </w:r>
            </w:ins>
            <w:ins w:id="40" w:author="hkclj" w:date="1970-01-08T23:18:51Z">
              <w:r>
                <w:rPr>
                  <w:rStyle w:val="b0"/>
                  <w:lang w:eastAsia="ko-KR"/>
                  <w:rtl w:val="off"/>
                </w:rPr>
                <w:t xml:space="preserve"> </w:t>
              </w:r>
            </w:ins>
            <w:ins w:id="41" w:author="hkclj" w:date="1970-01-08T23:18:52Z">
              <w:r>
                <w:rPr>
                  <w:rStyle w:val="b0"/>
                  <w:lang w:eastAsia="ko-KR"/>
                  <w:rtl w:val="off"/>
                </w:rPr>
                <w:t>저</w:t>
              </w:r>
            </w:ins>
            <w:ins w:id="42" w:author="hkclj" w:date="1970-01-08T23:18:52Z">
              <w:r>
                <w:rPr>
                  <w:rStyle w:val="b0"/>
                  <w:lang w:eastAsia="ko-KR"/>
                  <w:rtl w:val="off"/>
                </w:rPr>
                <w:t>장</w:t>
              </w:r>
            </w:ins>
            <w:ins w:id="43" w:author="hkclj" w:date="1970-01-08T23:18:53Z">
              <w:r>
                <w:rPr>
                  <w:rStyle w:val="b0"/>
                  <w:lang w:eastAsia="ko-KR"/>
                  <w:rtl w:val="off"/>
                </w:rPr>
                <w:t>해</w:t>
              </w:r>
            </w:ins>
            <w:ins w:id="44" w:author="hkclj" w:date="1970-01-08T23:18:53Z">
              <w:r>
                <w:rPr>
                  <w:rStyle w:val="b0"/>
                  <w:lang w:eastAsia="ko-KR"/>
                  <w:rtl w:val="off"/>
                </w:rPr>
                <w:t xml:space="preserve"> </w:t>
              </w:r>
            </w:ins>
            <w:ins w:id="45" w:author="hkclj" w:date="1970-01-08T23:18:53Z">
              <w:r>
                <w:rPr>
                  <w:rStyle w:val="b0"/>
                  <w:lang w:eastAsia="ko-KR"/>
                  <w:rtl w:val="off"/>
                </w:rPr>
                <w:t>두</w:t>
              </w:r>
            </w:ins>
            <w:ins w:id="46" w:author="hkclj" w:date="1970-01-08T23:18:54Z">
              <w:r>
                <w:rPr>
                  <w:rStyle w:val="b0"/>
                  <w:lang w:eastAsia="ko-KR"/>
                  <w:rtl w:val="off"/>
                </w:rPr>
                <w:t>기</w:t>
              </w:r>
            </w:ins>
            <w:del w:id="47" w:author="hkclj" w:date="2026-08-22T08:37:49Z">
              <w:r>
                <w:rPr>
                  <w:lang w:eastAsia="ko-KR"/>
                  <w:rFonts w:cs="맑은 고딕"/>
                  <w:sz w:val="22"/>
                </w:rPr>
                <w:delText>2</w:delText>
              </w:r>
            </w:del>
            <w:del w:id="48" w:author="hkclj" w:date="2026-08-22T08:37:49Z">
              <w:r>
                <w:rPr>
                  <w:lang w:eastAsia="ko-KR"/>
                  <w:rFonts w:cs="맑은 고딕"/>
                  <w:sz w:val="22"/>
                </w:rPr>
                <w:delText>.</w:delText>
              </w:r>
            </w:del>
            <w:del w:id="49" w:author="hkclj" w:date="2026-08-22T08:37:49Z">
              <w:r>
                <w:rPr>
                  <w:lang w:eastAsia="ko-KR"/>
                  <w:rFonts w:cs="맑은 고딕"/>
                  <w:sz w:val="22"/>
                </w:rPr>
                <w:delText>2</w:delText>
              </w:r>
            </w:del>
            <w:del w:id="50" w:author="hkclj" w:date="2026-08-22T08:37:49Z">
              <w:r>
                <w:rPr>
                  <w:lang w:eastAsia="ko-KR"/>
                  <w:rFonts w:cs="맑은 고딕"/>
                  <w:sz w:val="22"/>
                </w:rPr>
                <w:delText>.</w:delText>
              </w:r>
            </w:del>
            <w:del w:id="51" w:author="hkclj" w:date="2026-08-22T08:37:50Z">
              <w:r>
                <w:rPr>
                  <w:lang w:eastAsia="ko-KR"/>
                  <w:rFonts w:cs="맑은 고딕"/>
                  <w:sz w:val="22"/>
                </w:rPr>
                <w:delText xml:space="preserve"> </w:delText>
              </w:r>
            </w:del>
            <w:del w:id="52" w:author="hkclj" w:date="2026-08-22T08:37:50Z">
              <w:r>
                <w:rPr>
                  <w:lang w:eastAsia="ko-KR"/>
                  <w:rFonts w:cs="맑은 고딕"/>
                  <w:sz w:val="22"/>
                </w:rPr>
                <w:delText>플</w:delText>
              </w:r>
            </w:del>
            <w:del w:id="53" w:author="hkclj" w:date="2026-08-22T08:37:50Z">
              <w:r>
                <w:rPr>
                  <w:lang w:eastAsia="ko-KR"/>
                  <w:rFonts w:cs="맑은 고딕"/>
                  <w:sz w:val="22"/>
                </w:rPr>
                <w:delText>리</w:delText>
              </w:r>
            </w:del>
            <w:del w:id="54" w:author="hkclj" w:date="2026-08-22T08:37:50Z">
              <w:r>
                <w:rPr>
                  <w:lang w:eastAsia="ko-KR"/>
                  <w:rFonts w:cs="맑은 고딕"/>
                  <w:sz w:val="22"/>
                </w:rPr>
                <w:delText xml:space="preserve"> </w:delText>
              </w:r>
            </w:del>
            <w:del w:id="55" w:author="hkclj" w:date="2026-08-22T08:37:50Z">
              <w:r>
                <w:rPr>
                  <w:lang w:eastAsia="ko-KR"/>
                  <w:rFonts w:cs="맑은 고딕"/>
                  <w:sz w:val="22"/>
                </w:rPr>
                <w:delText>채</w:delText>
              </w:r>
            </w:del>
            <w:del w:id="56" w:author="hkclj" w:date="2026-08-22T08:37:50Z">
              <w:r>
                <w:rPr>
                  <w:lang w:eastAsia="ko-KR"/>
                  <w:rFonts w:cs="맑은 고딕"/>
                  <w:sz w:val="22"/>
                </w:rPr>
                <w:delText>널</w:delText>
              </w:r>
            </w:del>
            <w:del w:id="57" w:author="hkclj" w:date="2026-08-22T08:37:50Z">
              <w:r>
                <w:rPr>
                  <w:lang w:eastAsia="ko-KR"/>
                  <w:rFonts w:cs="맑은 고딕"/>
                  <w:sz w:val="22"/>
                </w:rPr>
                <w:delText xml:space="preserve"> </w:delText>
              </w:r>
            </w:del>
            <w:del w:id="58" w:author="hkclj" w:date="2026-08-22T08:37:51Z">
              <w:r>
                <w:rPr>
                  <w:lang w:eastAsia="ko-KR"/>
                  <w:rFonts w:cs="맑은 고딕"/>
                  <w:sz w:val="22"/>
                </w:rPr>
                <w:delText>분</w:delText>
              </w:r>
            </w:del>
            <w:del w:id="59" w:author="hkclj" w:date="2026-08-22T08:37:51Z">
              <w:r>
                <w:rPr>
                  <w:lang w:eastAsia="ko-KR"/>
                  <w:rFonts w:cs="맑은 고딕"/>
                  <w:sz w:val="22"/>
                </w:rPr>
                <w:delText>석</w:delText>
              </w:r>
            </w:del>
            <w:del w:id="60" w:author="hkclj" w:date="2026-08-22T08:37:51Z">
              <w:r>
                <w:rPr>
                  <w:lang w:eastAsia="ko-KR"/>
                  <w:rFonts w:cs="맑은 고딕"/>
                  <w:sz w:val="22"/>
                </w:rPr>
                <w:delText>하</w:delText>
              </w:r>
            </w:del>
            <w:del w:id="61" w:author="hkclj" w:date="2026-08-22T08:37:51Z">
              <w:r>
                <w:rPr>
                  <w:lang w:eastAsia="ko-KR"/>
                  <w:rFonts w:cs="맑은 고딕"/>
                  <w:sz w:val="22"/>
                </w:rPr>
                <w:delText>고</w:delText>
              </w:r>
            </w:del>
            <w:del w:id="62" w:author="hkclj" w:date="2026-08-22T08:38:05Z">
              <w:r>
                <w:rPr>
                  <w:lang w:eastAsia="ko-KR"/>
                  <w:rFonts w:cs="맑은 고딕"/>
                  <w:sz w:val="22"/>
                </w:rPr>
                <w:delText xml:space="preserve"> </w:delText>
              </w:r>
            </w:del>
            <w:del w:id="63" w:author="hkclj" w:date="2026-08-22T08:38:05Z">
              <w:r>
                <w:rPr>
                  <w:lang w:eastAsia="ko-KR"/>
                  <w:rFonts w:cs="맑은 고딕"/>
                  <w:sz w:val="22"/>
                </w:rPr>
                <w:delText>분</w:delText>
              </w:r>
            </w:del>
            <w:del w:id="64" w:author="hkclj" w:date="2026-08-22T08:38:05Z">
              <w:r>
                <w:rPr>
                  <w:lang w:eastAsia="ko-KR"/>
                  <w:rFonts w:cs="맑은 고딕"/>
                  <w:sz w:val="22"/>
                </w:rPr>
                <w:delText>석</w:delText>
              </w:r>
            </w:del>
            <w:del w:id="65" w:author="hkclj" w:date="2026-08-22T08:38:05Z">
              <w:r>
                <w:rPr>
                  <w:lang w:eastAsia="ko-KR"/>
                  <w:rFonts w:cs="맑은 고딕"/>
                  <w:sz w:val="22"/>
                </w:rPr>
                <w:delText>결</w:delText>
              </w:r>
            </w:del>
            <w:del w:id="66" w:author="hkclj" w:date="2026-08-22T08:38:04Z">
              <w:r>
                <w:rPr>
                  <w:lang w:eastAsia="ko-KR"/>
                  <w:rFonts w:cs="맑은 고딕"/>
                  <w:sz w:val="22"/>
                </w:rPr>
                <w:delText>과</w:delText>
              </w:r>
            </w:del>
            <w:del w:id="67" w:author="hkclj" w:date="2026-08-22T08:38:04Z">
              <w:r>
                <w:rPr>
                  <w:lang w:eastAsia="ko-KR"/>
                  <w:rFonts w:cs="맑은 고딕"/>
                  <w:sz w:val="22"/>
                </w:rPr>
                <w:delText xml:space="preserve"> </w:delText>
              </w:r>
            </w:del>
            <w:del w:id="68" w:author="hkclj" w:date="2026-08-22T08:38:04Z">
              <w:r>
                <w:rPr>
                  <w:lang w:eastAsia="ko-KR"/>
                  <w:rFonts w:cs="맑은 고딕"/>
                  <w:sz w:val="22"/>
                </w:rPr>
                <w:delText>저</w:delText>
              </w:r>
            </w:del>
            <w:del w:id="69" w:author="hkclj" w:date="2026-08-22T08:38:04Z">
              <w:r>
                <w:rPr>
                  <w:lang w:eastAsia="ko-KR"/>
                  <w:rFonts w:cs="맑은 고딕"/>
                  <w:sz w:val="22"/>
                </w:rPr>
                <w:delText>장</w:delText>
              </w:r>
            </w:del>
            <w:del w:id="70" w:author="hkclj" w:date="2026-08-22T08:38:03Z">
              <w:r>
                <w:rPr>
                  <w:lang w:eastAsia="ko-KR"/>
                  <w:rFonts w:cs="맑은 고딕"/>
                  <w:sz w:val="22"/>
                </w:rPr>
                <w:delText>해</w:delText>
              </w:r>
            </w:del>
            <w:del w:id="71" w:author="hkclj" w:date="2026-08-22T08:38:03Z">
              <w:r>
                <w:rPr>
                  <w:lang w:eastAsia="ko-KR"/>
                  <w:rFonts w:cs="맑은 고딕"/>
                  <w:sz w:val="22"/>
                </w:rPr>
                <w:delText xml:space="preserve"> </w:delText>
              </w:r>
            </w:del>
            <w:del w:id="72" w:author="hkclj" w:date="2026-08-22T08:38:03Z">
              <w:r>
                <w:rPr>
                  <w:lang w:eastAsia="ko-KR"/>
                  <w:rFonts w:cs="맑은 고딕"/>
                  <w:sz w:val="22"/>
                </w:rPr>
                <w:delText>두</w:delText>
              </w:r>
            </w:del>
            <w:del w:id="73" w:author="hkclj" w:date="2026-08-22T08:38:03Z">
              <w:r>
                <w:rPr>
                  <w:lang w:eastAsia="ko-KR"/>
                  <w:rFonts w:cs="맑은 고딕"/>
                  <w:sz w:val="22"/>
                </w:rPr>
                <w:delText>기</w:delText>
              </w:r>
            </w:del>
          </w:p>
        </w:tc>
      </w:tr>
    </w:tbl>
    <w:p>
      <w:pPr>
        <w:jc w:val="both"/>
        <w:spacing w:after="80" w:line="408" w:lineRule="auto"/>
        <w:rPr>
          <w:lang w:eastAsia="ko-KR"/>
          <w:color w:val="000000"/>
        </w:rPr>
      </w:pPr>
    </w:p>
    <w:p>
      <w:pPr>
        <w:jc w:val="both"/>
        <w:spacing w:after="80" w:line="408" w:lineRule="auto"/>
        <w:rPr>
          <w:lang w:eastAsia="ko-KR"/>
          <w:color w:val="000000"/>
        </w:rPr>
      </w:pPr>
      <w:r>
        <w:rPr>
          <w:lang w:eastAsia="ko-KR"/>
          <w:color w:val="000000"/>
        </w:rPr>
        <w:t xml:space="preserve">벤치마킹한 플리 </w:t>
      </w:r>
      <w:r>
        <w:rPr>
          <w:lang w:eastAsia="ko-KR"/>
        </w:rPr>
        <w:t>채널의</w:t>
      </w:r>
      <w:r>
        <w:rPr>
          <w:lang w:eastAsia="ko-KR"/>
          <w:color w:val="000000"/>
        </w:rPr>
        <w:t xml:space="preserve"> 주소를 복사하여 제미나이(Gemini)에 붙여넣어 분석을 맡깁니다. 제미나이에서 분석하는 이유는 클로드나 챗지피티는 유튜브 동영상에 직접 접근하는 것이 제한되는 반면 제미나이는 접근할 수 있기 때문입니다. 유튜브 동영상에 직접 접근할 수 있다는 점이 제미나이의 장점입니다. </w:t>
      </w:r>
    </w:p>
    <w:p>
      <w:pPr>
        <w:pStyle w:val="a6"/>
        <w:jc w:val="both"/>
        <w:numPr>
          <w:ilvl w:val="0"/>
          <w:numId w:val="1"/>
        </w:numPr>
        <w:spacing w:after="80" w:line="408" w:lineRule="auto"/>
        <w:rPr>
          <w:lang w:eastAsia="ko-KR"/>
          <w:color w:val="000000"/>
        </w:rPr>
      </w:pPr>
      <w:r>
        <w:rPr>
          <w:lang w:eastAsia="ko-KR"/>
          <w:rFonts w:hint="eastAsia"/>
          <w:color w:val="000000"/>
        </w:rPr>
        <w:t>G</w:t>
      </w:r>
      <w:r>
        <w:rPr>
          <w:lang w:eastAsia="ko-KR"/>
          <w:color w:val="000000"/>
        </w:rPr>
        <w:t>emini: https://gemini.google.com/</w:t>
      </w:r>
    </w:p>
    <w:p>
      <w:pPr>
        <w:jc w:val="both"/>
        <w:spacing w:after="80" w:line="408" w:lineRule="auto"/>
        <w:rPr>
          <w:lang w:eastAsia="ko-KR"/>
          <w:color w:val="000000"/>
        </w:rPr>
      </w:pPr>
      <w:r>
        <w:rPr>
          <w:lang w:eastAsia="ko-KR"/>
          <w:color w:val="000000"/>
        </w:rPr>
        <w:t xml:space="preserve">이때 “이 채널을 분석해 줘”라고만 하기보다 어떤 항목을 어떤 목적으로 볼지 구체적으로 적어 주는 것이 좋습니다. 우리의 최종 목적은 Suno로 비슷한 곡을 만들 때 이 분석 결과를 참고하는 것이므로, 아래처럼 Suno 입력에 바로 옮겨 쓸 수 있는 형태로 항목을 정리해 요청합니다. </w:t>
      </w:r>
    </w:p>
    <w:tbl>
      <w:tblPr>
        <w:tblStyle w:val="1a"/>
        <w:tblW w:w="0" w:type="auto"/>
        <w:tblBorders>
          <w:top w:val="single" w:sz="4" w:space="0" w:color="C0392B"/>
          <w:left w:val="single" w:sz="4" w:space="0" w:color="C0392B"/>
          <w:bottom w:val="single" w:sz="4" w:space="0" w:color="C0392B"/>
          <w:right w:val="single" w:sz="4" w:space="0" w:color="C0392B"/>
          <w:insideH w:val="single" w:sz="4" w:space="0" w:color="C0392B"/>
          <w:insideV w:val="none"/>
        </w:tblBorders>
        <w:tblLook w:val="04A0" w:firstRow="1" w:lastRow="0" w:firstColumn="1" w:lastColumn="0" w:noHBand="0" w:noVBand="1"/>
        <w:shd w:val="clear" w:color="auto" w:fill="F7F2F2"/>
      </w:tblPr>
      <w:tblGrid>
        <w:gridCol w:w="8159"/>
      </w:tblGrid>
      <w:tr>
        <w:trPr>
          <w:trHeight w:val="558" w:hRule="atLeast"/>
        </w:trPr>
        <w:tc>
          <w:tcPr>
            <w:tcW w:w="8385" w:type="dxa"/>
            <w:shd w:val="clear" w:color="auto" w:fill="F7F2F2"/>
            <w:vAlign w:val="center"/>
          </w:tcPr>
          <w:p>
            <w:pPr>
              <w:rPr>
                <w:lang w:eastAsia="ko-KR"/>
                <w:szCs w:val="21"/>
              </w:rPr>
            </w:pPr>
            <w:r>
              <w:rPr>
                <w:lang w:eastAsia="ko-KR"/>
                <w:rFonts w:cs="맑은 고딕"/>
                <w:b/>
                <w:color w:val="C0392B"/>
                <w:szCs w:val="21"/>
              </w:rPr>
              <w:t>▶ 제미나이에 입력할 프롬프트</w:t>
            </w:r>
          </w:p>
        </w:tc>
      </w:tr>
      <w:tr>
        <w:trPr>
          <w:trHeight w:val="977" w:hRule="atLeast"/>
        </w:trPr>
        <w:tc>
          <w:tcPr>
            <w:tcW w:w="8385" w:type="dxa"/>
            <w:shd w:val="clear" w:color="auto" w:fill="F7F2F2"/>
          </w:tcPr>
          <w:p>
            <w:pPr>
              <w:jc w:val="both"/>
              <w:spacing w:line="300" w:lineRule="auto"/>
              <w:rPr>
                <w:lang w:eastAsia="ko-KR"/>
              </w:rPr>
            </w:pPr>
            <w:r>
              <w:rPr>
                <w:rStyle w:val="afd"/>
              </w:rPr>
              <w:t>(복사한 유튜브 주소)</w:t>
            </w:r>
            <w:r>
              <w:rPr>
                <w:lang w:eastAsia="ko-KR"/>
              </w:rPr>
              <w:t xml:space="preserve"> 이 유튜브 플레이리스트 채널을 분석해 줘. 최종 목적은 내가 Suno로 비슷한 분위기의 곡을 만들기 위한 참고 자료를 얻는 거야. 아래 항목을 순서대로, Suno 입력에 바로 옮겨 쓸 수 있게 구체적으로 정리해 줘.</w:t>
            </w:r>
          </w:p>
          <w:p>
            <w:pPr>
              <w:jc w:val="both"/>
              <w:spacing w:line="300" w:lineRule="auto"/>
              <w:rPr>
                <w:lang w:eastAsia="ko-KR"/>
              </w:rPr>
            </w:pPr>
            <w:r>
              <w:rPr>
                <w:lang w:eastAsia="ko-KR"/>
              </w:rPr>
              <w:t xml:space="preserve">1. 장르·스타일 태그 (Suno Style 칸에 넣을 것): 핵심 장르와 하위 스타일을 영어 키워드 5~8개로. 시대감(1960s/70s 등)과 지역색.  </w:t>
            </w:r>
          </w:p>
          <w:p>
            <w:pPr>
              <w:jc w:val="both"/>
              <w:spacing w:line="300" w:lineRule="auto"/>
              <w:rPr>
                <w:lang w:eastAsia="ko-KR"/>
              </w:rPr>
            </w:pPr>
            <w:r>
              <w:rPr>
                <w:lang w:eastAsia="ko-KR"/>
              </w:rPr>
              <w:t xml:space="preserve">2. 분위기·정서: 전체 무드를 형용사 3~4개로. 밝은가 차분한가, 아침/밤 어느 쪽 이미지인가.  </w:t>
            </w:r>
          </w:p>
          <w:p>
            <w:pPr>
              <w:jc w:val="both"/>
              <w:spacing w:line="300" w:lineRule="auto"/>
              <w:rPr>
                <w:lang w:eastAsia="ko-KR"/>
              </w:rPr>
            </w:pPr>
            <w:r>
              <w:rPr>
                <w:lang w:eastAsia="ko-KR"/>
              </w:rPr>
              <w:t xml:space="preserve">3. 보컬: 성별, 톤(맑음/허스키/부드러움), 창법. 언어, 솔로/듀엣 여부.  </w:t>
            </w:r>
          </w:p>
          <w:p>
            <w:pPr>
              <w:jc w:val="both"/>
              <w:spacing w:line="300" w:lineRule="auto"/>
              <w:rPr>
                <w:lang w:eastAsia="ko-KR"/>
              </w:rPr>
            </w:pPr>
            <w:r>
              <w:rPr>
                <w:lang w:eastAsia="ko-KR"/>
              </w:rPr>
              <w:t xml:space="preserve">4. 악기·편곡 구성: 중심 악기. 편성이 미니멀한가 풍성한가, 재즈풍인가.  </w:t>
            </w:r>
          </w:p>
          <w:p>
            <w:pPr>
              <w:jc w:val="both"/>
              <w:spacing w:line="300" w:lineRule="auto"/>
              <w:rPr>
                <w:lang w:eastAsia="ko-KR"/>
              </w:rPr>
            </w:pPr>
            <w:r>
              <w:rPr>
                <w:lang w:eastAsia="ko-KR"/>
              </w:rPr>
              <w:t xml:space="preserve">5. 템포·운율: 대략의 BPM 느낌(느림/보통/빠름)과 박자(3박 왈츠/4박).  </w:t>
            </w:r>
          </w:p>
          <w:p>
            <w:pPr>
              <w:jc w:val="both"/>
              <w:spacing w:line="300" w:lineRule="auto"/>
              <w:rPr>
                <w:lang w:eastAsia="ko-KR"/>
              </w:rPr>
            </w:pPr>
            <w:r>
              <w:rPr>
                <w:lang w:eastAsia="ko-KR"/>
              </w:rPr>
              <w:t xml:space="preserve">6. 가사 주제·구조: 반복되는 정서·소재. 후렴 반복 여부, 곡 구조. ※ 실제 가사 원문은 추측하지 말고 제목·설명·태그에서 드러난 것만.  </w:t>
            </w:r>
          </w:p>
          <w:p>
            <w:pPr>
              <w:jc w:val="both"/>
              <w:spacing w:line="300" w:lineRule="auto"/>
              <w:rPr>
                <w:lang w:eastAsia="ko-KR"/>
              </w:rPr>
            </w:pPr>
            <w:r>
              <w:rPr>
                <w:lang w:eastAsia="ko-KR"/>
              </w:rPr>
              <w:t>7. 제목·썸네일·SEO: 제목 패턴, 이모지 사용, 반복 키워드. 썸네일 톤, 태그에서 뽑은 SEO 키워드.</w:t>
            </w:r>
          </w:p>
          <w:p>
            <w:pPr>
              <w:jc w:val="both"/>
              <w:spacing w:line="300" w:lineRule="auto"/>
              <w:rPr>
                <w:lang w:eastAsia="ko-KR"/>
              </w:rPr>
            </w:pPr>
            <w:r>
              <w:rPr>
                <w:lang w:eastAsia="ko-KR"/>
              </w:rPr>
              <w:t>마지막에 [Suno에 바로 넣을 Style 프롬프트 예시]를 영어 한 줄로 만들어 줘.</w:t>
            </w:r>
          </w:p>
        </w:tc>
      </w:tr>
    </w:tbl>
    <w:p>
      <w:pPr>
        <w:jc w:val="both"/>
        <w:spacing w:after="80"/>
        <w:rPr>
          <w:lang w:eastAsia="ko-KR"/>
          <w:color w:val="000000"/>
        </w:rPr>
      </w:pPr>
    </w:p>
    <w:tbl>
      <w:tblPr>
        <w:tblStyle w:val="1a"/>
        <w:tblW w:w="0" w:type="auto"/>
        <w:tblBorders>
          <w:top w:val="single" w:sz="4" w:space="0" w:color="6182D6"/>
          <w:left w:val="single" w:sz="4" w:space="0" w:color="6182D6"/>
          <w:bottom w:val="single" w:sz="4" w:space="0" w:color="6182D6"/>
          <w:right w:val="single" w:sz="4" w:space="0" w:color="6182D6"/>
          <w:insideH w:val="single" w:sz="4" w:space="0" w:color="6182D6"/>
          <w:insideV w:val="none"/>
        </w:tblBorders>
        <w:tblLook w:val="04A0" w:firstRow="1" w:lastRow="0" w:firstColumn="1" w:lastColumn="0" w:noHBand="0" w:noVBand="1"/>
      </w:tblPr>
      <w:tblGrid>
        <w:gridCol w:w="8159"/>
      </w:tblGrid>
      <w:tr>
        <w:trPr>
          <w:trHeight w:val="586" w:hRule="atLeast"/>
        </w:trPr>
        <w:tc>
          <w:tcPr>
            <w:tcW w:w="8385" w:type="dxa"/>
            <w:vAlign w:val="center"/>
          </w:tcPr>
          <w:p>
            <w:pPr>
              <w:rPr>
                <w:lang w:eastAsia="ko-KR"/>
                <w:szCs w:val="21"/>
              </w:rPr>
            </w:pPr>
            <w:r>
              <w:rPr>
                <w:lang w:eastAsia="ko-KR"/>
                <w:rFonts w:cs="맑은 고딕"/>
                <w:b/>
                <w:color w:val="4F81BD"/>
                <w:szCs w:val="21"/>
              </w:rPr>
              <w:t>제미나이 분석 결과 (예시)</w:t>
            </w:r>
          </w:p>
        </w:tc>
      </w:tr>
      <w:tr>
        <w:tc>
          <w:tcPr>
            <w:tcW w:w="8385" w:type="dxa"/>
          </w:tcPr>
          <w:p>
            <w:pPr>
              <w:spacing w:line="300" w:lineRule="auto"/>
              <w:rPr>
                <w:lang w:eastAsia="ko-KR"/>
              </w:rPr>
            </w:pPr>
            <w:r>
              <w:rPr>
                <w:lang w:eastAsia="ko-KR"/>
                <w:b/>
                <w:bCs/>
              </w:rPr>
              <w:t>1. 장르·스타일 태그 (Suno Style 칸에 넣을 것)</w:t>
            </w:r>
          </w:p>
          <w:p>
            <w:pPr>
              <w:spacing w:line="300" w:lineRule="auto"/>
              <w:rPr>
                <w:lang w:eastAsia="ko-KR"/>
              </w:rPr>
            </w:pPr>
            <w:r>
              <w:rPr>
                <w:lang w:eastAsia="ko-KR"/>
              </w:rPr>
              <w:t xml:space="preserve">  • 영문 키워드 (5~8개): french chanson, vintage acoustic pop, retro 1960s, romantic ballad, melancholic, poetic jazz-folk</w:t>
            </w:r>
          </w:p>
          <w:p>
            <w:pPr>
              <w:spacing w:line="300" w:lineRule="auto"/>
              <w:rPr>
                <w:lang w:eastAsia="ko-KR"/>
              </w:rPr>
            </w:pPr>
            <w:r>
              <w:rPr>
                <w:lang w:eastAsia="ko-KR"/>
              </w:rPr>
              <w:t xml:space="preserve">  • 시대감 및 지역색: 1960년대~1970년대 유럽(프랑스 파리와 이탈리아 나폴리 등)의 고풍스럽고 아날로그적인 노스탤지어 감성을 강하게 띱니다.</w:t>
            </w:r>
          </w:p>
          <w:p>
            <w:pPr>
              <w:spacing w:line="300" w:lineRule="auto"/>
              <w:rPr>
                <w:lang w:eastAsia="ko-KR"/>
              </w:rPr>
            </w:pPr>
            <w:r>
              <w:rPr>
                <w:lang w:eastAsia="ko-KR"/>
                <w:b/>
                <w:bCs/>
              </w:rPr>
              <w:t>2. 분위기·정서</w:t>
            </w:r>
          </w:p>
          <w:p>
            <w:pPr>
              <w:spacing w:line="300" w:lineRule="auto"/>
              <w:rPr>
                <w:lang w:eastAsia="ko-KR"/>
              </w:rPr>
            </w:pPr>
            <w:r>
              <w:rPr>
                <w:lang w:eastAsia="ko-KR"/>
              </w:rPr>
              <w:t xml:space="preserve">  • 무드 형용사: romantic (낭만적인), melancholic (우울하면서도 아름다운), serene (차분하고 평온한), poetic (시적인)</w:t>
            </w:r>
          </w:p>
          <w:p>
            <w:pPr>
              <w:spacing w:line="300" w:lineRule="auto"/>
              <w:rPr>
                <w:lang w:eastAsia="ko-KR"/>
              </w:rPr>
            </w:pPr>
            <w:r>
              <w:rPr>
                <w:lang w:eastAsia="ko-KR"/>
              </w:rPr>
              <w:t xml:space="preserve">  • 밝음/차분함: 전체적으로 매우 차분하고 감상적인 톤을 유지합니다.</w:t>
            </w:r>
          </w:p>
          <w:p>
            <w:pPr>
              <w:spacing w:line="300" w:lineRule="auto"/>
              <w:rPr>
                <w:lang w:eastAsia="ko-KR"/>
              </w:rPr>
            </w:pPr>
            <w:r>
              <w:rPr>
                <w:lang w:eastAsia="ko-KR"/>
              </w:rPr>
              <w:t xml:space="preserve">  • 시간대 이미지: 비 오는 날의 늦은 오후에서 깊은 밤(Night) 혹은 고요한 새벽(Dawn)으로 이어지는 쓸쓸하면서도 따뜻한 실내 이미지가 연상됩니다.</w:t>
            </w:r>
          </w:p>
          <w:p>
            <w:pPr>
              <w:spacing w:line="300" w:lineRule="auto"/>
              <w:rPr>
                <w:lang w:eastAsia="ko-KR"/>
              </w:rPr>
            </w:pPr>
            <w:r>
              <w:rPr>
                <w:lang w:eastAsia="ko-KR"/>
                <w:b/>
                <w:bCs/>
              </w:rPr>
              <w:t>3. 보컬</w:t>
            </w:r>
          </w:p>
          <w:p>
            <w:pPr>
              <w:spacing w:line="300" w:lineRule="auto"/>
              <w:rPr>
                <w:lang w:eastAsia="ko-KR"/>
              </w:rPr>
            </w:pPr>
            <w:r>
              <w:rPr>
                <w:lang w:eastAsia="ko-KR"/>
              </w:rPr>
              <w:t>성별 및 구성: 주로 남성 솔로(Male Solo)와 여성 솔로(Female Solo) 곡들이 교차되거나 잔잔하게 흐르는 구성입니다.</w:t>
            </w:r>
          </w:p>
          <w:p>
            <w:pPr>
              <w:spacing w:line="300" w:lineRule="auto"/>
              <w:rPr>
                <w:lang w:eastAsia="ko-KR"/>
              </w:rPr>
            </w:pPr>
            <w:r>
              <w:rPr>
                <w:lang w:eastAsia="ko-KR"/>
              </w:rPr>
              <w:t xml:space="preserve">  • 보컬 톤 및 창법: 맑고 선명하기보다는 허스키하고 부드러운(Warm, Husky, Gentle, Whispering) 음색을 가집니다. 가창력을 뽐내기보다 이야기하듯 읊조리는 시적인 내레이션 스타일(Spoken-word style, Storytelling)의 전통 샹송 창법을 구사합니다.</w:t>
            </w:r>
          </w:p>
          <w:p>
            <w:pPr>
              <w:spacing w:line="300" w:lineRule="auto"/>
              <w:rPr>
                <w:lang w:eastAsia="ko-KR"/>
              </w:rPr>
            </w:pPr>
            <w:r>
              <w:rPr>
                <w:lang w:eastAsia="ko-KR"/>
              </w:rPr>
              <w:t xml:space="preserve">  • 언어: 프랑스어(French)와 일부 이탈리아어(Italian)가 중심이 됩니다.</w:t>
            </w:r>
          </w:p>
          <w:p>
            <w:pPr>
              <w:spacing w:line="300" w:lineRule="auto"/>
              <w:rPr>
                <w:lang w:eastAsia="ko-KR"/>
              </w:rPr>
            </w:pPr>
            <w:r>
              <w:rPr>
                <w:lang w:eastAsia="ko-KR"/>
                <w:b/>
                <w:bCs/>
              </w:rPr>
              <w:t>4. 악기·편곡 구성</w:t>
            </w:r>
          </w:p>
          <w:p>
            <w:pPr>
              <w:spacing w:line="300" w:lineRule="auto"/>
              <w:rPr>
                <w:lang w:eastAsia="ko-KR"/>
              </w:rPr>
            </w:pPr>
            <w:r>
              <w:rPr>
                <w:lang w:eastAsia="ko-KR"/>
              </w:rPr>
              <w:t xml:space="preserve">  • 중심 악기: 어쿠스틱 피아노(Acoustic Piano), 클래식 기타(Acoustic Guitar), 그리고 아코디언(Accordion)과 애잔한 바이올린/현악기(Violin/Strings)가 중심을 이룹니다.</w:t>
            </w:r>
          </w:p>
          <w:p>
            <w:pPr>
              <w:spacing w:line="300" w:lineRule="auto"/>
              <w:rPr>
                <w:lang w:eastAsia="ko-KR"/>
              </w:rPr>
            </w:pPr>
            <w:r>
              <w:rPr>
                <w:lang w:eastAsia="ko-KR"/>
              </w:rPr>
              <w:t xml:space="preserve">  • 편성 분위기: 악기가 꽉 찬 화려하고 풍성한 편성보다는, 악기 사이의 여백이 느껴지는 미니멀하고 어쿠스틱한(Minimal, Intimate) 구성입니다.</w:t>
            </w:r>
          </w:p>
          <w:p>
            <w:pPr>
              <w:spacing w:line="300" w:lineRule="auto"/>
              <w:rPr>
                <w:lang w:eastAsia="ko-KR"/>
              </w:rPr>
            </w:pPr>
            <w:r>
              <w:rPr>
                <w:lang w:eastAsia="ko-KR"/>
              </w:rPr>
              <w:t xml:space="preserve">  • 재즈풍 여부: 정통 재즈는 아니지만, 편곡 전반에 은은하고 부드러운 재즈 발라드풍(Soft Jazz-fused Chanson)의 터치가 가미되어 고급스러운 느낌을 줍니다.</w:t>
            </w:r>
          </w:p>
          <w:p>
            <w:pPr>
              <w:spacing w:line="300" w:lineRule="auto"/>
              <w:rPr>
                <w:lang w:eastAsia="ko-KR"/>
              </w:rPr>
            </w:pPr>
            <w:r>
              <w:rPr>
                <w:lang w:eastAsia="ko-KR"/>
                <w:b/>
                <w:bCs/>
              </w:rPr>
              <w:t>5. 템포·운율</w:t>
            </w:r>
          </w:p>
          <w:p>
            <w:pPr>
              <w:spacing w:line="300" w:lineRule="auto"/>
              <w:rPr>
                <w:lang w:eastAsia="ko-KR"/>
              </w:rPr>
            </w:pPr>
            <w:r>
              <w:rPr>
                <w:lang w:eastAsia="ko-KR"/>
              </w:rPr>
              <w:t xml:space="preserve">  • BPM 느낌: 대단히 느림(Slow, 60~80 BPM 내외)에서 차분하고 보통인 템포(Andante, Moderato)로 진행됩니다. </w:t>
            </w:r>
          </w:p>
          <w:p>
            <w:pPr>
              <w:spacing w:line="300" w:lineRule="auto"/>
              <w:rPr>
                <w:lang w:eastAsia="ko-KR"/>
              </w:rPr>
            </w:pPr>
            <w:r>
              <w:rPr>
                <w:lang w:eastAsia="ko-KR"/>
              </w:rPr>
              <w:t xml:space="preserve">  • 박자: 기본적으로 안정적인 4박자(4/4 time) 중심이지만, 샹송 특유의 낭만적인 흐름을 타는 3박자 왈츠(3/4 or 6/8 Waltz) 느낌의 리듬 형태도 종종 가미됩니다.</w:t>
            </w:r>
          </w:p>
          <w:p>
            <w:pPr>
              <w:spacing w:line="300" w:lineRule="auto"/>
              <w:rPr>
                <w:lang w:eastAsia="ko-KR"/>
              </w:rPr>
            </w:pPr>
            <w:r>
              <w:rPr>
                <w:lang w:eastAsia="ko-KR"/>
                <w:b/>
                <w:bCs/>
              </w:rPr>
              <w:t>6. 가사 주제·구조</w:t>
            </w:r>
          </w:p>
          <w:p>
            <w:pPr>
              <w:spacing w:line="300" w:lineRule="auto"/>
              <w:rPr>
                <w:lang w:eastAsia="ko-KR"/>
              </w:rPr>
            </w:pPr>
            <w:r>
              <w:rPr>
                <w:lang w:eastAsia="ko-KR"/>
              </w:rPr>
              <w:t xml:space="preserve">  • 반복 정서·소재: 비(Rain), 안개, 기차역, 이별, 편지, 기억 속의 이름, 파리의 골목길 등 아련한 사랑의 추억과 그리움, 고독이 주된 소재입니다.</w:t>
            </w:r>
          </w:p>
          <w:p>
            <w:pPr>
              <w:spacing w:line="300" w:lineRule="auto"/>
              <w:rPr>
                <w:lang w:eastAsia="ko-KR"/>
              </w:rPr>
            </w:pPr>
            <w:r>
              <w:rPr>
                <w:lang w:eastAsia="ko-KR"/>
              </w:rPr>
              <w:t xml:space="preserve">  • 구조 및 후렴: 후렴구를 강하게 질러대며 반복하는 현대 팝 구조와 달리, Verse에서 Chorus로 자연스럽고 잔잔하게 이어지는 시적인 구조(AABA 또는 서사 중심 구조)를 취합니다. 독백하듯 흘러가다 후렴에서 멜로디가 조금 더 짙어지는 형태입니다. (실제 가사 텍스트의 구체적 추측 대신 제목과 흐름에서 드러난 무드 반영)</w:t>
            </w:r>
          </w:p>
          <w:p>
            <w:pPr>
              <w:spacing w:line="300" w:lineRule="auto"/>
              <w:rPr>
                <w:lang w:eastAsia="ko-KR"/>
              </w:rPr>
            </w:pPr>
            <w:r>
              <w:rPr>
                <w:lang w:eastAsia="ko-KR"/>
                <w:b/>
                <w:bCs/>
              </w:rPr>
              <w:t>7. 제목·썸네일·SEO 키워드</w:t>
            </w:r>
          </w:p>
          <w:p>
            <w:pPr>
              <w:spacing w:line="300" w:lineRule="auto"/>
              <w:rPr>
                <w:lang w:eastAsia="ko-KR"/>
              </w:rPr>
            </w:pPr>
            <w:r>
              <w:rPr>
                <w:lang w:eastAsia="ko-KR"/>
              </w:rPr>
              <w:t xml:space="preserve">  • 제목 패턴: 샹송과 칸소네의 만남, 비오는날, 조용히 혼자 듣고싶은 샹송, 이브몽땅의 이야기...와 같이 감성적인 상황(비오는 날, 혼자 등)과 아티스트의 스토리텔링을 결합한 서술형 패턴입니다. 이모지는 절제하여 거의 사용하지 않거나 차분한 톤을 씁니다.</w:t>
            </w:r>
          </w:p>
          <w:p>
            <w:pPr>
              <w:spacing w:line="300" w:lineRule="auto"/>
              <w:rPr>
                <w:lang w:eastAsia="ko-KR"/>
              </w:rPr>
            </w:pPr>
            <w:r>
              <w:rPr>
                <w:lang w:eastAsia="ko-KR"/>
              </w:rPr>
              <w:t xml:space="preserve">  • 썸네일 톤: 아날로그 감성이 짙은 빈티지 일러스트나 명화, 비 내리는 유럽의 거리, 혹은 고전 배우의 흑백/세피아 톤 이미지를 활용하여 따뜻하고도 쓸쓸한 시각적 톤앤매너를 보여줍니다.</w:t>
            </w:r>
          </w:p>
          <w:p>
            <w:pPr>
              <w:spacing w:line="300" w:lineRule="auto"/>
              <w:rPr>
                <w:lang w:eastAsia="ko-KR"/>
              </w:rPr>
            </w:pPr>
            <w:r>
              <w:rPr>
                <w:lang w:eastAsia="ko-KR"/>
              </w:rPr>
              <w:t xml:space="preserve">  • SEO 키워드: #프랑스음악, #프랑스노래, 비오는날듣기좋은음악, 잔잔한샹송, 올드 샹송, 빈티지무드음악</w:t>
            </w:r>
          </w:p>
          <w:p>
            <w:pPr>
              <w:spacing w:line="300" w:lineRule="auto"/>
              <w:rPr>
                <w:lang w:eastAsia="ko-KR"/>
              </w:rPr>
            </w:pPr>
            <w:r>
              <w:rPr>
                <w:lang w:eastAsia="ko-KR"/>
                <w:rFonts w:hint="eastAsia"/>
              </w:rPr>
              <w:t>[Suno에 바로 넣을 Style 프롬프트 예시]</w:t>
            </w:r>
          </w:p>
          <w:p>
            <w:pPr>
              <w:spacing w:line="300" w:lineRule="auto"/>
            </w:pPr>
            <w:r>
              <w:rPr>
                <w:lang w:eastAsia="ko-KR"/>
              </w:rPr>
              <w:t>slow melancholic french chanson, 1960s retro romantic ballad, warm husky whispering vocals, minimal acoustic piano accordion, soft poetic jazz-folk</w:t>
            </w:r>
          </w:p>
        </w:tc>
      </w:tr>
    </w:tbl>
    <w:p>
      <w:pPr>
        <w:jc w:val="both"/>
        <w:spacing w:after="80"/>
        <w:rPr>
          <w:lang w:eastAsia="ko-KR"/>
          <w:color w:val="000000"/>
        </w:rPr>
      </w:pPr>
    </w:p>
    <w:p>
      <w:pPr>
        <w:jc w:val="both"/>
        <w:spacing w:after="80" w:line="408" w:lineRule="auto"/>
        <w:rPr>
          <w:lang w:eastAsia="ko-KR"/>
          <w:color w:val="FF0000"/>
        </w:rPr>
      </w:pPr>
      <w:r>
        <w:rPr>
          <w:lang w:eastAsia="ko-KR"/>
          <w:rFonts w:hint="eastAsia"/>
          <w:color w:val="000000"/>
        </w:rPr>
        <w:t xml:space="preserve">분석 결과가 만족스럽다면 이 내용을 다음 작업에서 다시 꺼내 쓸 수 있도록 노션(Notion)에 저장해 두면 좋습니다. 이를 </w:t>
      </w:r>
      <w:r>
        <w:rPr>
          <w:lang w:eastAsia="ko-KR"/>
        </w:rPr>
        <w:t>위해 클로드로 이동합니다. 앞에서 클로드에 노션을 연결해 두었다면 아래처럼 분석 결과를 붙여넣고 “분석결과를 노션의 올드 샹송 페이지에 저장해 줘”라고 입력하면 됩니다.</w:t>
      </w:r>
    </w:p>
    <w:tbl>
      <w:tblPr>
        <w:tblStyle w:val="1a"/>
        <w:tblW w:w="0" w:type="auto"/>
        <w:tblBorders>
          <w:top w:val="single" w:sz="4" w:space="0" w:color="C0392B"/>
          <w:left w:val="single" w:sz="4" w:space="0" w:color="C0392B"/>
          <w:bottom w:val="single" w:sz="4" w:space="0" w:color="C0392B"/>
          <w:right w:val="single" w:sz="4" w:space="0" w:color="C0392B"/>
          <w:insideH w:val="single" w:sz="4" w:space="0" w:color="C0392B"/>
          <w:insideV w:val="none"/>
        </w:tblBorders>
        <w:tblLook w:val="04A0" w:firstRow="1" w:lastRow="0" w:firstColumn="1" w:lastColumn="0" w:noHBand="0" w:noVBand="1"/>
        <w:shd w:val="clear" w:color="auto" w:fill="F7F2F2"/>
      </w:tblPr>
      <w:tblGrid>
        <w:gridCol w:w="8159"/>
      </w:tblGrid>
      <w:tr>
        <w:trPr>
          <w:trHeight w:val="497" w:hRule="atLeast"/>
        </w:trPr>
        <w:tc>
          <w:tcPr>
            <w:tcW w:w="8385" w:type="dxa"/>
            <w:shd w:val="clear" w:color="auto" w:fill="F7F2F2"/>
            <w:vAlign w:val="center"/>
          </w:tcPr>
          <w:p>
            <w:pPr>
              <w:rPr>
                <w:lang w:eastAsia="ko-KR"/>
              </w:rPr>
            </w:pPr>
            <w:r>
              <w:rPr>
                <w:lang w:eastAsia="ko-KR"/>
                <w:rFonts w:cs="맑은 고딕"/>
                <w:b/>
                <w:color w:val="C0392B"/>
                <w:szCs w:val="21"/>
              </w:rPr>
              <w:t>▶ 클로드에 입력할 프롬프트</w:t>
            </w:r>
          </w:p>
        </w:tc>
      </w:tr>
      <w:tr>
        <w:trPr>
          <w:trHeight w:val="737" w:hRule="atLeast"/>
        </w:trPr>
        <w:tc>
          <w:tcPr>
            <w:tcW w:w="8385" w:type="dxa"/>
            <w:shd w:val="clear" w:color="auto" w:fill="F7F2F2"/>
            <w:vAlign w:val="center"/>
          </w:tcPr>
          <w:p>
            <w:pPr>
              <w:ind w:left="720" w:hanging="720"/>
              <w:jc w:val="both"/>
              <w:rPr>
                <w:lang w:eastAsia="ko-KR"/>
              </w:rPr>
            </w:pPr>
            <w:r>
              <w:rPr>
                <w:rStyle w:val="afd"/>
              </w:rPr>
              <w:t>(</w:t>
            </w:r>
            <w:r>
              <w:rPr>
                <w:rStyle w:val="afd"/>
                <w:rFonts w:hint="eastAsia"/>
              </w:rPr>
              <w:t>제미나이</w:t>
            </w:r>
            <w:r>
              <w:rPr>
                <w:rStyle w:val="afd"/>
              </w:rPr>
              <w:t xml:space="preserve"> 분석 결과를 붙여넣고)</w:t>
            </w:r>
            <w:r>
              <w:rPr>
                <w:lang w:eastAsia="ko-KR"/>
              </w:rPr>
              <w:t xml:space="preserve"> 분석결과를 노션의 올드 샹송 페이지에 저장해 줘.</w:t>
            </w:r>
          </w:p>
        </w:tc>
      </w:tr>
    </w:tbl>
    <w:p>
      <w:pPr>
        <w:jc w:val="both"/>
        <w:spacing w:after="80"/>
        <w:rPr>
          <w:lang w:eastAsia="ko-KR"/>
          <w:color w:val="000000"/>
        </w:rPr>
      </w:pPr>
    </w:p>
    <w:p>
      <w:pPr>
        <w:jc w:val="both"/>
        <w:spacing w:after="80" w:line="408" w:lineRule="auto"/>
        <w:rPr>
          <w:lang w:eastAsia="ko-KR"/>
          <w:color w:val="000000"/>
        </w:rPr>
      </w:pPr>
      <w:r>
        <w:rPr>
          <w:lang w:eastAsia="ko-KR"/>
          <w:rFonts w:hint="eastAsia"/>
          <w:color w:val="000000"/>
        </w:rPr>
        <w:t>이제 노션에 내가 분석한 잘나가는 올드 샹송 채널의 정보가 저장되었습니다. 이렇게 벤치마킹하려는 채널의 분석 정보를 노션에 저장해 두면, 나중에 그 채널과 비슷한 곡을 Suno로 만들 때 참고할 수 있습니다.</w:t>
      </w:r>
    </w:p>
    <w:tbl>
      <w:tblPr>
        <w:tblStyle w:val="1a"/>
        <w:tblW w:w="0" w:type="auto"/>
        <w:tblBorders>
          <w:top w:val="single" w:sz="4" w:space="0" w:color="6182D6"/>
          <w:left w:val="single" w:sz="4" w:space="0" w:color="6182D6"/>
          <w:bottom w:val="single" w:sz="4" w:space="0" w:color="6182D6"/>
          <w:right w:val="single" w:sz="4" w:space="0" w:color="6182D6"/>
          <w:insideH w:val="single" w:sz="4" w:space="0" w:color="6182D6"/>
          <w:insideV w:val="none"/>
        </w:tblBorders>
        <w:tblLook w:val="04A0" w:firstRow="1" w:lastRow="0" w:firstColumn="1" w:lastColumn="0" w:noHBand="0" w:noVBand="1"/>
      </w:tblPr>
      <w:tblGrid>
        <w:gridCol w:w="8159"/>
      </w:tblGrid>
      <w:tr>
        <w:tc>
          <w:tcPr>
            <w:tcW w:w="8385" w:type="dxa"/>
            <w:vAlign w:val="center"/>
          </w:tcPr>
          <w:p>
            <w:r>
              <w:rPr>
                <w:lang w:eastAsia="ko-KR"/>
                <w:rFonts w:cs="맑은 고딕"/>
                <w:b/>
                <w:color w:val="4F81BD"/>
                <w:szCs w:val="21"/>
              </w:rPr>
              <w:t>클로드 답변(예시)</w:t>
            </w:r>
          </w:p>
        </w:tc>
      </w:tr>
      <w:tr>
        <w:tc>
          <w:tcPr>
            <w:tcW w:w="8385" w:type="dxa"/>
          </w:tcPr>
          <w:p>
            <w:pPr>
              <w:spacing w:line="300" w:lineRule="auto"/>
              <w:rPr>
                <w:lang w:eastAsia="ko-KR"/>
                <w:rFonts w:cs="맑은 고딕"/>
                <w:szCs w:val="21"/>
              </w:rPr>
            </w:pPr>
            <w:r>
              <w:rPr>
                <w:lang w:eastAsia="ko-KR"/>
                <w:rFonts w:cs="맑은 고딕"/>
                <w:szCs w:val="21"/>
              </w:rPr>
              <w:t xml:space="preserve"> "유튜브 샹송 분석" 페이지 하위에 저장했습니다.</w:t>
            </w:r>
          </w:p>
          <w:p>
            <w:pPr>
              <w:rPr>
                <w:lang w:eastAsia="ko-KR"/>
              </w:rPr>
            </w:pPr>
            <w:r>
              <w:rPr>
                <w:lang w:eastAsia="ko-KR"/>
              </w:rPr>
              <w:t>Suno 스타일 프롬프트 블록— 1~5번 항목을 하나의 영문 문자열로 합쳐 코드 블록에 넣었습니다. Suno Style 칸에 바로 붙여넣을 수 있습니다.</w:t>
            </w:r>
          </w:p>
          <w:p>
            <w:pPr>
              <w:spacing w:line="300" w:lineRule="auto"/>
              <w:rPr>
                <w:lang w:eastAsia="ko-KR"/>
                <w:rFonts w:cs="맑은 고딕"/>
                <w:szCs w:val="21"/>
              </w:rPr>
            </w:pPr>
            <w:r>
              <w:rPr>
                <w:lang w:eastAsia="ko-KR"/>
                <w:rFonts w:cs="맑은 고딕"/>
                <w:szCs w:val="21"/>
              </w:rPr>
              <w:t>- 이하 생략 -</w:t>
            </w:r>
          </w:p>
        </w:tc>
      </w:tr>
    </w:tbl>
    <w:p>
      <w:pPr>
        <w:jc w:val="both"/>
        <w:spacing w:after="80" w:line="408" w:lineRule="auto"/>
        <w:rPr>
          <w:lang w:eastAsia="ko-KR"/>
          <w:color w:val="000000"/>
          <w:sz w:val="12"/>
          <w:szCs w:val="12"/>
        </w:rPr>
      </w:pPr>
    </w:p>
    <w:p>
      <w:pPr>
        <w:jc w:val="both"/>
        <w:spacing w:after="80" w:line="408" w:lineRule="auto"/>
        <w:rPr>
          <w:ins w:id="74" w:author="hkclj" w:date="1970-01-08T23:19:32Z"/>
          <w:lang w:eastAsia="ko-KR"/>
          <w:rFonts w:hint="eastAsia"/>
          <w:color w:val="000000"/>
          <w:rtl w:val="off"/>
        </w:rPr>
      </w:pPr>
      <w:r>
        <w:rPr>
          <w:lang w:eastAsia="ko-KR"/>
          <w:rFonts w:hint="eastAsia"/>
          <w:color w:val="000000"/>
        </w:rPr>
        <w:t xml:space="preserve">참고로 노션에 저장 시 에러가 발생하면 그 화면을 캡춰하여 클로드에게 해결방법을 찾아달라고 요청하면 됩니다. </w:t>
      </w:r>
    </w:p>
    <w:p>
      <w:pPr>
        <w:jc w:val="both"/>
        <w:spacing w:after="80" w:line="408" w:lineRule="auto"/>
        <w:rPr>
          <w:lang w:eastAsia="ko-KR"/>
          <w:color w:val="000000"/>
        </w:rPr>
      </w:pPr>
    </w:p>
    <w:tbl>
      <w:tblPr>
        <w:tblStyle w:val="1a"/>
        <w:tblW w:w="0" w:type="auto"/>
        <w:tblBorders>
          <w:top w:val="single" w:sz="4" w:space="0" w:color="C0504D" w:themeColor="accent2"/>
          <w:left w:val="none"/>
          <w:bottom w:val="single" w:sz="12" w:space="0" w:color="C0504D" w:themeColor="accent2"/>
          <w:right w:val="none"/>
          <w:insideH w:val="none" w:sz="8" w:space="0" w:color="C0504D" w:themeColor="accent2"/>
          <w:insideV w:val="none" w:sz="8" w:space="0" w:color="C0504D" w:themeColor="accent2"/>
        </w:tblBorders>
        <w:tblLook w:val="04A0" w:firstRow="1" w:lastRow="0" w:firstColumn="1" w:lastColumn="0" w:noHBand="0" w:noVBand="1"/>
      </w:tblPr>
      <w:tblGrid>
        <w:gridCol w:w="8169"/>
      </w:tblGrid>
      <w:tr>
        <w:tc>
          <w:tcPr>
            <w:tcW w:w="8305" w:type="dxa"/>
            <w:vAlign w:val="center"/>
          </w:tcPr>
          <w:p>
            <w:pPr>
              <w:spacing w:after="160" w:before="160"/>
              <w:rPr>
                <w:lang w:eastAsia="ko-KR"/>
              </w:rPr>
            </w:pPr>
            <w:ins w:id="75" w:author="hkclj" w:date="1970-01-08T23:19:49Z">
              <w:r>
                <w:rPr>
                  <w:rStyle w:val="b0"/>
                  <w:lang w:eastAsia="ko-KR"/>
                  <w:rtl w:val="off"/>
                </w:rPr>
                <w:t>2</w:t>
              </w:r>
            </w:ins>
            <w:ins w:id="76" w:author="hkclj" w:date="1970-01-08T23:19:46Z">
              <w:r>
                <w:rPr>
                  <w:rStyle w:val="b0"/>
                </w:rPr>
                <w:t>.</w:t>
              </w:r>
            </w:ins>
            <w:ins w:id="77" w:author="hkclj" w:date="1970-01-08T23:19:50Z">
              <w:r>
                <w:rPr>
                  <w:rStyle w:val="b0"/>
                  <w:lang w:eastAsia="ko-KR"/>
                  <w:rtl w:val="off"/>
                </w:rPr>
                <w:t>3</w:t>
              </w:r>
            </w:ins>
            <w:ins w:id="78" w:author="hkclj" w:date="1970-01-08T23:19:46Z">
              <w:r>
                <w:rPr>
                  <w:rStyle w:val="b0"/>
                </w:rPr>
                <w:t xml:space="preserve">. </w:t>
              </w:r>
            </w:ins>
            <w:ins w:id="79" w:author="hkclj" w:date="1970-01-08T23:19:53Z">
              <w:r>
                <w:rPr>
                  <w:rStyle w:val="b0"/>
                  <w:lang w:eastAsia="ko-KR"/>
                  <w:rtl w:val="off"/>
                </w:rPr>
                <w:t>인</w:t>
              </w:r>
            </w:ins>
            <w:ins w:id="80" w:author="hkclj" w:date="1970-01-08T23:19:54Z">
              <w:r>
                <w:rPr>
                  <w:rStyle w:val="b0"/>
                  <w:lang w:eastAsia="ko-KR"/>
                  <w:rtl w:val="off"/>
                </w:rPr>
                <w:t>기</w:t>
              </w:r>
            </w:ins>
            <w:ins w:id="81" w:author="hkclj" w:date="1970-01-08T23:19:54Z">
              <w:r>
                <w:rPr>
                  <w:rStyle w:val="b0"/>
                  <w:lang w:eastAsia="ko-KR"/>
                  <w:rtl w:val="off"/>
                </w:rPr>
                <w:t>곡</w:t>
              </w:r>
            </w:ins>
            <w:ins w:id="82" w:author="hkclj" w:date="1970-01-08T23:19:54Z">
              <w:r>
                <w:rPr>
                  <w:rStyle w:val="b0"/>
                  <w:lang w:eastAsia="ko-KR"/>
                  <w:rtl w:val="off"/>
                </w:rPr>
                <w:t xml:space="preserve"> </w:t>
              </w:r>
            </w:ins>
            <w:ins w:id="83" w:author="hkclj" w:date="1970-01-08T23:19:54Z">
              <w:r>
                <w:rPr>
                  <w:rStyle w:val="b0"/>
                  <w:lang w:eastAsia="ko-KR"/>
                  <w:rtl w:val="off"/>
                </w:rPr>
                <w:t>심</w:t>
              </w:r>
            </w:ins>
            <w:ins w:id="84" w:author="hkclj" w:date="1970-01-08T23:19:56Z">
              <w:r>
                <w:rPr>
                  <w:rStyle w:val="b0"/>
                  <w:lang w:eastAsia="ko-KR"/>
                  <w:rtl w:val="off"/>
                </w:rPr>
                <w:t>층</w:t>
              </w:r>
            </w:ins>
            <w:ins w:id="85" w:author="hkclj" w:date="1970-01-08T23:19:56Z">
              <w:r>
                <w:rPr>
                  <w:rStyle w:val="b0"/>
                  <w:lang w:eastAsia="ko-KR"/>
                  <w:rtl w:val="off"/>
                </w:rPr>
                <w:t xml:space="preserve"> </w:t>
              </w:r>
            </w:ins>
            <w:ins w:id="86" w:author="hkclj" w:date="1970-01-08T23:19:56Z">
              <w:r>
                <w:rPr>
                  <w:rStyle w:val="b0"/>
                  <w:lang w:eastAsia="ko-KR"/>
                  <w:rtl w:val="off"/>
                </w:rPr>
                <w:t>분</w:t>
              </w:r>
            </w:ins>
            <w:ins w:id="87" w:author="hkclj" w:date="1970-01-08T23:19:57Z">
              <w:r>
                <w:rPr>
                  <w:rStyle w:val="b0"/>
                  <w:lang w:eastAsia="ko-KR"/>
                  <w:rtl w:val="off"/>
                </w:rPr>
                <w:t>석</w:t>
              </w:r>
            </w:ins>
            <w:ins w:id="88" w:author="hkclj" w:date="1970-01-08T23:19:57Z">
              <w:r>
                <w:rPr>
                  <w:rStyle w:val="b0"/>
                  <w:lang w:eastAsia="ko-KR"/>
                  <w:rtl w:val="off"/>
                </w:rPr>
                <w:t>으</w:t>
              </w:r>
            </w:ins>
            <w:ins w:id="89" w:author="hkclj" w:date="1970-01-08T23:19:57Z">
              <w:r>
                <w:rPr>
                  <w:rStyle w:val="b0"/>
                  <w:lang w:eastAsia="ko-KR"/>
                  <w:rtl w:val="off"/>
                </w:rPr>
                <w:t>로</w:t>
              </w:r>
            </w:ins>
            <w:ins w:id="90" w:author="hkclj" w:date="1970-01-08T23:19:57Z">
              <w:r>
                <w:rPr>
                  <w:rStyle w:val="b0"/>
                  <w:lang w:eastAsia="ko-KR"/>
                  <w:rtl w:val="off"/>
                </w:rPr>
                <w:t xml:space="preserve"> </w:t>
              </w:r>
            </w:ins>
            <w:ins w:id="91" w:author="hkclj" w:date="1970-01-08T23:19:58Z">
              <w:r>
                <w:rPr>
                  <w:rStyle w:val="b0"/>
                  <w:lang w:eastAsia="ko-KR"/>
                  <w:rtl w:val="off"/>
                </w:rPr>
                <w:t>곡</w:t>
              </w:r>
            </w:ins>
            <w:ins w:id="92" w:author="hkclj" w:date="1970-01-08T23:19:58Z">
              <w:r>
                <w:rPr>
                  <w:rStyle w:val="b0"/>
                  <w:lang w:eastAsia="ko-KR"/>
                  <w:rtl w:val="off"/>
                </w:rPr>
                <w:t xml:space="preserve"> </w:t>
              </w:r>
            </w:ins>
            <w:ins w:id="93" w:author="hkclj" w:date="1970-01-08T23:19:59Z">
              <w:r>
                <w:rPr>
                  <w:rStyle w:val="b0"/>
                  <w:lang w:eastAsia="ko-KR"/>
                  <w:rtl w:val="off"/>
                </w:rPr>
                <w:t>품</w:t>
              </w:r>
            </w:ins>
            <w:ins w:id="94" w:author="hkclj" w:date="1970-01-08T23:20:00Z">
              <w:r>
                <w:rPr>
                  <w:rStyle w:val="b0"/>
                  <w:lang w:eastAsia="ko-KR"/>
                  <w:rtl w:val="off"/>
                </w:rPr>
                <w:t>질</w:t>
              </w:r>
            </w:ins>
            <w:ins w:id="95" w:author="hkclj" w:date="1970-01-08T23:20:00Z">
              <w:r>
                <w:rPr>
                  <w:rStyle w:val="b0"/>
                  <w:lang w:eastAsia="ko-KR"/>
                  <w:rtl w:val="off"/>
                </w:rPr>
                <w:t xml:space="preserve"> </w:t>
              </w:r>
            </w:ins>
            <w:ins w:id="96" w:author="hkclj" w:date="1970-01-08T23:20:00Z">
              <w:r>
                <w:rPr>
                  <w:rStyle w:val="b0"/>
                  <w:lang w:eastAsia="ko-KR"/>
                  <w:rtl w:val="off"/>
                </w:rPr>
                <w:t>높</w:t>
              </w:r>
            </w:ins>
            <w:ins w:id="97" w:author="hkclj" w:date="1970-01-08T23:20:01Z">
              <w:r>
                <w:rPr>
                  <w:rStyle w:val="b0"/>
                  <w:lang w:eastAsia="ko-KR"/>
                  <w:rtl w:val="off"/>
                </w:rPr>
                <w:t>이</w:t>
              </w:r>
            </w:ins>
            <w:ins w:id="98" w:author="hkclj" w:date="1970-01-08T23:20:01Z">
              <w:r>
                <w:rPr>
                  <w:rStyle w:val="b0"/>
                  <w:lang w:eastAsia="ko-KR"/>
                  <w:rtl w:val="off"/>
                </w:rPr>
                <w:t>기</w:t>
              </w:r>
            </w:ins>
            <w:del w:id="99" w:author="hkclj" w:date="2026-08-22T08:39:07Z">
              <w:r>
                <w:rPr>
                  <w:lang w:eastAsia="ko-KR"/>
                  <w:color w:val="000000"/>
                </w:rPr>
                <w:br w:type="page"/>
              </w:r>
            </w:del>
            <w:del w:id="100" w:author="hkclj" w:date="2026-08-22T08:39:07Z">
              <w:r>
                <w:rPr>
                  <w:lang w:eastAsia="ko-KR"/>
                  <w:rFonts w:cs="맑은 고딕"/>
                  <w:sz w:val="22"/>
                </w:rPr>
                <w:delText>2</w:delText>
              </w:r>
            </w:del>
            <w:del w:id="101" w:author="hkclj" w:date="2026-08-22T08:39:07Z">
              <w:r>
                <w:rPr>
                  <w:lang w:eastAsia="ko-KR"/>
                  <w:rFonts w:cs="맑은 고딕"/>
                  <w:sz w:val="22"/>
                </w:rPr>
                <w:delText>.</w:delText>
              </w:r>
            </w:del>
            <w:del w:id="102" w:author="hkclj" w:date="2026-08-22T08:39:08Z">
              <w:r>
                <w:rPr>
                  <w:lang w:eastAsia="ko-KR"/>
                  <w:rFonts w:cs="맑은 고딕"/>
                  <w:sz w:val="22"/>
                </w:rPr>
                <w:delText>3</w:delText>
              </w:r>
            </w:del>
            <w:del w:id="103" w:author="hkclj" w:date="2026-08-22T08:39:08Z">
              <w:r>
                <w:rPr>
                  <w:lang w:eastAsia="ko-KR"/>
                  <w:rFonts w:cs="맑은 고딕"/>
                  <w:sz w:val="22"/>
                </w:rPr>
                <w:delText>.</w:delText>
              </w:r>
            </w:del>
            <w:del w:id="104" w:author="hkclj" w:date="2026-08-22T08:39:08Z">
              <w:r>
                <w:rPr>
                  <w:lang w:eastAsia="ko-KR"/>
                  <w:rFonts w:cs="맑은 고딕"/>
                  <w:sz w:val="22"/>
                </w:rPr>
                <w:delText xml:space="preserve"> </w:delText>
              </w:r>
            </w:del>
            <w:del w:id="105" w:author="hkclj" w:date="2026-08-22T08:39:08Z">
              <w:r>
                <w:rPr>
                  <w:lang w:eastAsia="ko-KR"/>
                  <w:rFonts w:cs="맑은 고딕"/>
                  <w:sz w:val="22"/>
                </w:rPr>
                <w:delText>인</w:delText>
              </w:r>
            </w:del>
            <w:del w:id="106" w:author="hkclj" w:date="2026-08-22T08:39:08Z">
              <w:r>
                <w:rPr>
                  <w:lang w:eastAsia="ko-KR"/>
                  <w:rFonts w:cs="맑은 고딕"/>
                  <w:sz w:val="22"/>
                </w:rPr>
                <w:delText>기</w:delText>
              </w:r>
            </w:del>
            <w:del w:id="107" w:author="hkclj" w:date="2026-08-22T08:39:08Z">
              <w:r>
                <w:rPr>
                  <w:lang w:eastAsia="ko-KR"/>
                  <w:rFonts w:cs="맑은 고딕"/>
                  <w:sz w:val="22"/>
                </w:rPr>
                <w:delText>곡</w:delText>
              </w:r>
            </w:del>
            <w:del w:id="108" w:author="hkclj" w:date="2026-08-22T08:39:09Z">
              <w:r>
                <w:rPr>
                  <w:lang w:eastAsia="ko-KR"/>
                  <w:rFonts w:cs="맑은 고딕"/>
                  <w:sz w:val="22"/>
                </w:rPr>
                <w:delText xml:space="preserve"> </w:delText>
              </w:r>
            </w:del>
            <w:del w:id="109" w:author="hkclj" w:date="2026-08-22T08:39:09Z">
              <w:r>
                <w:rPr>
                  <w:lang w:eastAsia="ko-KR"/>
                  <w:rFonts w:cs="맑은 고딕"/>
                  <w:sz w:val="22"/>
                </w:rPr>
                <w:delText>심</w:delText>
              </w:r>
            </w:del>
            <w:del w:id="110" w:author="hkclj" w:date="2026-08-22T08:39:09Z">
              <w:r>
                <w:rPr>
                  <w:lang w:eastAsia="ko-KR"/>
                  <w:rFonts w:cs="맑은 고딕"/>
                  <w:sz w:val="22"/>
                </w:rPr>
                <w:delText>층</w:delText>
              </w:r>
            </w:del>
            <w:del w:id="111" w:author="hkclj" w:date="2026-08-22T08:39:09Z">
              <w:r>
                <w:rPr>
                  <w:lang w:eastAsia="ko-KR"/>
                  <w:rFonts w:cs="맑은 고딕"/>
                  <w:sz w:val="22"/>
                </w:rPr>
                <w:delText xml:space="preserve"> </w:delText>
              </w:r>
            </w:del>
            <w:del w:id="112" w:author="hkclj" w:date="2026-08-22T08:39:09Z">
              <w:r>
                <w:rPr>
                  <w:lang w:eastAsia="ko-KR"/>
                  <w:rFonts w:cs="맑은 고딕"/>
                  <w:sz w:val="22"/>
                </w:rPr>
                <w:delText>분</w:delText>
              </w:r>
            </w:del>
            <w:del w:id="113" w:author="hkclj" w:date="2026-08-22T08:39:09Z">
              <w:r>
                <w:rPr>
                  <w:lang w:eastAsia="ko-KR"/>
                  <w:rFonts w:cs="맑은 고딕"/>
                  <w:sz w:val="22"/>
                </w:rPr>
                <w:delText>석</w:delText>
              </w:r>
            </w:del>
            <w:del w:id="114" w:author="hkclj" w:date="2026-08-22T08:39:10Z">
              <w:r>
                <w:rPr>
                  <w:lang w:eastAsia="ko-KR"/>
                  <w:rFonts w:cs="맑은 고딕"/>
                  <w:sz w:val="22"/>
                </w:rPr>
                <w:delText>으</w:delText>
              </w:r>
            </w:del>
            <w:del w:id="115" w:author="hkclj" w:date="2026-08-22T08:39:10Z">
              <w:r>
                <w:rPr>
                  <w:lang w:eastAsia="ko-KR"/>
                  <w:rFonts w:cs="맑은 고딕"/>
                  <w:sz w:val="22"/>
                </w:rPr>
                <w:delText>로</w:delText>
              </w:r>
            </w:del>
            <w:del w:id="116" w:author="hkclj" w:date="2026-08-22T08:39:10Z">
              <w:r>
                <w:rPr>
                  <w:lang w:eastAsia="ko-KR"/>
                  <w:rFonts w:cs="맑은 고딕"/>
                  <w:sz w:val="22"/>
                </w:rPr>
                <w:delText xml:space="preserve"> </w:delText>
              </w:r>
            </w:del>
            <w:del w:id="117" w:author="hkclj" w:date="2026-08-22T08:39:10Z">
              <w:r>
                <w:rPr>
                  <w:lang w:eastAsia="ko-KR"/>
                  <w:rFonts w:cs="맑은 고딕"/>
                  <w:sz w:val="22"/>
                </w:rPr>
                <w:delText>곡</w:delText>
              </w:r>
            </w:del>
            <w:del w:id="118" w:author="hkclj" w:date="2026-08-22T08:39:10Z">
              <w:r>
                <w:rPr>
                  <w:lang w:eastAsia="ko-KR"/>
                  <w:rFonts w:cs="맑은 고딕"/>
                  <w:sz w:val="22"/>
                </w:rPr>
                <w:delText xml:space="preserve"> </w:delText>
              </w:r>
            </w:del>
            <w:del w:id="119" w:author="hkclj" w:date="2026-08-22T08:39:10Z">
              <w:r>
                <w:rPr>
                  <w:lang w:eastAsia="ko-KR"/>
                  <w:rFonts w:cs="맑은 고딕"/>
                  <w:sz w:val="22"/>
                </w:rPr>
                <w:delText>품</w:delText>
              </w:r>
            </w:del>
            <w:del w:id="120" w:author="hkclj" w:date="2026-08-22T08:39:11Z">
              <w:r>
                <w:rPr>
                  <w:lang w:eastAsia="ko-KR"/>
                  <w:rFonts w:cs="맑은 고딕"/>
                  <w:sz w:val="22"/>
                </w:rPr>
                <w:delText>질</w:delText>
              </w:r>
            </w:del>
            <w:del w:id="121" w:author="hkclj" w:date="2026-08-22T08:39:11Z">
              <w:r>
                <w:rPr>
                  <w:lang w:eastAsia="ko-KR"/>
                  <w:rFonts w:cs="맑은 고딕"/>
                  <w:sz w:val="22"/>
                </w:rPr>
                <w:delText xml:space="preserve"> </w:delText>
              </w:r>
            </w:del>
            <w:del w:id="122" w:author="hkclj" w:date="2026-08-22T08:39:11Z">
              <w:r>
                <w:rPr>
                  <w:lang w:eastAsia="ko-KR"/>
                  <w:rFonts w:cs="맑은 고딕"/>
                  <w:sz w:val="22"/>
                </w:rPr>
                <w:delText>높</w:delText>
              </w:r>
            </w:del>
            <w:del w:id="123" w:author="hkclj" w:date="2026-08-22T08:39:11Z">
              <w:r>
                <w:rPr>
                  <w:lang w:eastAsia="ko-KR"/>
                  <w:rFonts w:cs="맑은 고딕"/>
                  <w:sz w:val="22"/>
                </w:rPr>
                <w:delText>이</w:delText>
              </w:r>
            </w:del>
            <w:del w:id="124" w:author="hkclj" w:date="2026-08-22T08:39:12Z">
              <w:r>
                <w:rPr>
                  <w:lang w:eastAsia="ko-KR"/>
                  <w:rFonts w:cs="맑은 고딕"/>
                  <w:sz w:val="22"/>
                </w:rPr>
                <w:delText>기</w:delText>
              </w:r>
            </w:del>
          </w:p>
        </w:tc>
      </w:tr>
    </w:tbl>
    <w:p>
      <w:pPr>
        <w:jc w:val="both"/>
        <w:spacing w:after="120" w:before="240" w:line="408" w:lineRule="auto"/>
        <w:rPr>
          <w:lang w:eastAsia="ko-KR"/>
        </w:rPr>
      </w:pPr>
      <w:r>
        <w:rPr>
          <w:lang w:eastAsia="ko-KR"/>
          <w:rFonts w:cs="맑은 고딕"/>
          <w:color w:val="222222"/>
        </w:rPr>
        <w:t>앞 절에서는 잘 나가는 채널을 통째로 벤치마킹해 전체 분위기와 스타일 태그를 뽑았습니다. 그런데 막상 Suno로 곡을 만들어 보면, 분위기는 비슷한데 어딘가 밋밋하거나 가사가 겉도는 느낌이 들 때가 있습니다. 채널 전체의 무드만 봐서는 ‘좋은 곡을 좋은 곡으로 만드는 세부</w:t>
      </w:r>
      <w:r>
        <w:rPr>
          <w:lang w:eastAsia="ko-KR"/>
          <w:rFonts w:cs="맑은 고딕" w:hint="eastAsia"/>
          <w:color w:val="222222"/>
        </w:rPr>
        <w:t>사항</w:t>
      </w:r>
      <w:r>
        <w:rPr>
          <w:lang w:eastAsia="ko-KR"/>
          <w:rFonts w:cs="맑은 고딕"/>
          <w:color w:val="222222"/>
        </w:rPr>
        <w:t>’까지 담아내기 어렵기 때문입니다.</w:t>
      </w:r>
    </w:p>
    <w:p>
      <w:pPr>
        <w:jc w:val="both"/>
        <w:spacing w:after="120" w:line="408" w:lineRule="auto"/>
        <w:rPr>
          <w:lang w:eastAsia="ko-KR"/>
        </w:rPr>
      </w:pPr>
      <w:r>
        <w:rPr>
          <w:lang w:eastAsia="ko-KR"/>
          <w:rFonts w:cs="맑은 고딕"/>
          <w:color w:val="222222"/>
        </w:rPr>
        <w:t>그래서 곡의 품질을 한 단계 끌어올리려면 채널 분석에 더해 그 장르에서 오래 사랑받아 온 대표 인기곡을 곡 단위로 뜯어보는 과정이 필요합니다. 한 곡이 왜 명곡으로 남았는지 살펴보면, 내 곡의 가사와 구성을 짤 때 그대로 본보기로 삼을 수 있습니다. 어떤 정서를 어떤 말로 풀어냈고, 운율과 라임이 어떻게 짜였으며, 벌스(Verse)와 후렴이 어떤 구조로 이어지는지를 보는 것입니다.</w:t>
      </w:r>
    </w:p>
    <w:p>
      <w:pPr>
        <w:jc w:val="both"/>
        <w:spacing w:after="120" w:line="408" w:lineRule="auto"/>
        <w:rPr>
          <w:lang w:eastAsia="ko-KR"/>
        </w:rPr>
      </w:pPr>
      <w:r>
        <w:rPr>
          <w:lang w:eastAsia="ko-KR"/>
          <w:rFonts w:cs="맑은 고딕"/>
          <w:color w:val="222222"/>
        </w:rPr>
        <w:t>이 절에서는 올드 샹송의 대표곡 몇 곡을 골라 클로드에게 곡별로 분석을 맡기고, 그 결과를 노션에 정리해 두는 과정을 따라 해 봅니다. 이렇게 모아 둔 곡별 분석은 다음 장에서 실제 가사를 쓸 때 꺼내 쓰는 ‘가사 설계도’가 됩니다.</w:t>
      </w:r>
    </w:p>
    <w:p>
      <w:pPr>
        <w:spacing w:after="80" w:before="240"/>
        <w:rPr>
          <w:lang w:eastAsia="ko-KR"/>
        </w:rPr>
      </w:pPr>
      <w:r>
        <w:rPr>
          <w:lang w:eastAsia="ko-KR"/>
          <w:rFonts w:cs="맑은 고딕"/>
          <w:b/>
          <w:color w:val="C0392B"/>
          <w:sz w:val="20"/>
        </w:rPr>
        <w:t>■ 대표곡을 곡 단위로 분석하기</w:t>
      </w:r>
    </w:p>
    <w:p>
      <w:pPr>
        <w:jc w:val="both"/>
        <w:spacing w:after="120" w:line="408" w:lineRule="auto"/>
        <w:rPr>
          <w:lang w:eastAsia="ko-KR"/>
        </w:rPr>
      </w:pPr>
      <w:r>
        <w:rPr>
          <w:lang w:eastAsia="ko-KR"/>
          <w:rFonts w:cs="맑은 고딕"/>
          <w:color w:val="222222"/>
        </w:rPr>
        <w:t>올드 샹송에는 시대를 넘어 꾸준히 불리는 대표곡들이 있습니다. 이 책에서는 예시로 〈La Vie en rose〉(장밋빛 인생), 〈Non, je ne regrette rien〉(아무것도 후회하지 않아), 〈Les Feuilles mortes〉(고엽) 세 곡을 골라 분석하겠습니다. 모두 올드 샹송의 정서와 운율을 잘 보여 주는 표준</w:t>
      </w:r>
      <w:r>
        <w:rPr>
          <w:lang w:eastAsia="ko-KR"/>
          <w:rFonts w:cs="맑은 고딕" w:hint="eastAsia"/>
          <w:color w:val="222222"/>
        </w:rPr>
        <w:t xml:space="preserve">이 되는 </w:t>
      </w:r>
      <w:r>
        <w:rPr>
          <w:lang w:eastAsia="ko-KR"/>
          <w:rFonts w:cs="맑은 고딕"/>
          <w:color w:val="222222"/>
        </w:rPr>
        <w:t>곡입니다. 여러분은 각자 정한 장르에서 오래 사랑받은 대표곡을 같은 방식으로 프롬프트에 넣으면 됩니다.</w:t>
      </w:r>
    </w:p>
    <w:p>
      <w:pPr>
        <w:jc w:val="both"/>
        <w:spacing w:after="120" w:line="408" w:lineRule="auto"/>
        <w:rPr>
          <w:lang w:eastAsia="ko-KR"/>
        </w:rPr>
      </w:pPr>
      <w:r>
        <w:rPr>
          <w:lang w:eastAsia="ko-KR"/>
          <w:rFonts w:cs="맑은 고딕"/>
          <w:color w:val="222222"/>
        </w:rPr>
        <w:t>분석은 클로드에게 맡깁니다. 이때도 ‘분석해 줘’라고만 하기보다 곡의 어떤 요소를 어떤 목적으로 볼지 항목을 나눠 요청하는 것이 좋습니다. 우리의 목적은 이 분석을 Suno용 가사와 곡 구성을 짜는 데 참고하는 것입니다. 그래서 아래처럼 가사 주제·정서, 운율과 라임, 곡 구조, 그리고 Suno 매칭 팁까지 한 번에 정리해 달라고 요청합니다.</w:t>
      </w:r>
    </w:p>
    <w:tbl>
      <w:tblPr>
        <w:tblStyle w:val="1a"/>
        <w:tblW w:w="0" w:type="auto"/>
        <w:tblBorders>
          <w:top w:val="single" w:sz="4" w:space="0" w:color="C0392B"/>
          <w:left w:val="single" w:sz="4" w:space="0" w:color="C0392B"/>
          <w:bottom w:val="single" w:sz="4" w:space="0" w:color="C0392B"/>
          <w:right w:val="single" w:sz="4" w:space="0" w:color="C0392B"/>
          <w:insideH w:val="single" w:sz="4" w:space="0" w:color="C0392B"/>
          <w:insideV w:val="none"/>
        </w:tblBorders>
        <w:tblLook w:val="04A0" w:firstRow="1" w:lastRow="0" w:firstColumn="1" w:lastColumn="0" w:noHBand="0" w:noVBand="1"/>
        <w:shd w:val="clear" w:color="auto" w:fill="F7F2F2"/>
      </w:tblPr>
      <w:tblGrid>
        <w:gridCol w:w="8159"/>
      </w:tblGrid>
      <w:tr>
        <w:trPr>
          <w:trHeight w:val="558" w:hRule="atLeast"/>
        </w:trPr>
        <w:tc>
          <w:tcPr>
            <w:tcW w:w="8385" w:type="dxa"/>
            <w:shd w:val="clear" w:color="auto" w:fill="F7F2F2"/>
            <w:vAlign w:val="center"/>
          </w:tcPr>
          <w:p>
            <w:pPr>
              <w:rPr>
                <w:lang w:eastAsia="ko-KR"/>
              </w:rPr>
            </w:pPr>
            <w:r>
              <w:rPr>
                <w:lang w:eastAsia="ko-KR"/>
                <w:rFonts w:cs="맑은 고딕"/>
                <w:b/>
                <w:color w:val="C0392B"/>
                <w:szCs w:val="21"/>
              </w:rPr>
              <w:t>▶ 클로드에 입력할 프롬프트</w:t>
            </w:r>
          </w:p>
        </w:tc>
      </w:tr>
      <w:tr>
        <w:tc>
          <w:tcPr>
            <w:tcW w:w="8385" w:type="dxa"/>
            <w:shd w:val="clear" w:color="auto" w:fill="F7F2F2"/>
          </w:tcPr>
          <w:p>
            <w:pPr>
              <w:jc w:val="both"/>
              <w:spacing w:line="300" w:lineRule="auto"/>
              <w:rPr>
                <w:lang w:eastAsia="ko-KR"/>
              </w:rPr>
            </w:pPr>
            <w:r>
              <w:rPr>
                <w:lang w:eastAsia="ko-KR"/>
              </w:rPr>
              <w:t>올드 샹송의 대표곡 〈La Vie en rose〉, 〈Non, je ne regrette rien〉, 〈Les Feuilles mortes〉를 곡별로 분석해 줘. 최종 목적은 내가 Suno로 이 장르의 곡을 만들 때 가사와 곡 구성을 짜는 데 참고하는 거야. 각 곡을 아래 항목으로 나눠 표로 정리해 줘.</w:t>
            </w:r>
          </w:p>
          <w:p>
            <w:pPr>
              <w:jc w:val="both"/>
              <w:spacing w:line="300" w:lineRule="auto"/>
              <w:rPr>
                <w:lang w:eastAsia="ko-KR"/>
              </w:rPr>
            </w:pPr>
            <w:r>
              <w:rPr>
                <w:lang w:eastAsia="ko-KR"/>
              </w:rPr>
              <w:t>1. 가사 주제·정서: 곡이 다루는 핵심 정서와 소재(사랑·회한·이별 등). 한두 문장으로.</w:t>
            </w:r>
          </w:p>
          <w:p>
            <w:pPr>
              <w:jc w:val="both"/>
              <w:spacing w:line="300" w:lineRule="auto"/>
              <w:rPr>
                <w:lang w:eastAsia="ko-KR"/>
              </w:rPr>
            </w:pPr>
            <w:r>
              <w:rPr>
                <w:lang w:eastAsia="ko-KR"/>
              </w:rPr>
              <w:t>2. 운율·라임 구조: 행의 길이감, 라임(각운) 패턴, 반복되는 후렴 어구의 리듬적 특징.</w:t>
            </w:r>
          </w:p>
          <w:p>
            <w:pPr>
              <w:jc w:val="both"/>
              <w:spacing w:line="300" w:lineRule="auto"/>
              <w:rPr>
                <w:lang w:eastAsia="ko-KR"/>
              </w:rPr>
            </w:pPr>
            <w:r>
              <w:rPr>
                <w:lang w:eastAsia="ko-KR"/>
              </w:rPr>
              <w:t>3. 곡 구조: Verse–Chorus–Bridge 흐름과 전개 방식(예: AABA, 서사 중심 등).</w:t>
            </w:r>
          </w:p>
          <w:p>
            <w:pPr>
              <w:jc w:val="both"/>
              <w:spacing w:line="300" w:lineRule="auto"/>
              <w:rPr>
                <w:lang w:eastAsia="ko-KR"/>
              </w:rPr>
            </w:pPr>
            <w:r>
              <w:rPr>
                <w:lang w:eastAsia="ko-KR"/>
              </w:rPr>
              <w:t>4. Suno 매칭 팁: 이 곡의 특징을 내 가사에 녹일 때 쓸 스타일 태그·구조 힌트.</w:t>
            </w:r>
          </w:p>
          <w:p>
            <w:pPr>
              <w:jc w:val="both"/>
              <w:spacing w:line="300" w:lineRule="auto"/>
              <w:rPr>
                <w:lang w:eastAsia="ko-KR"/>
              </w:rPr>
            </w:pPr>
            <w:r>
              <w:rPr>
                <w:lang w:eastAsia="ko-KR"/>
              </w:rPr>
              <w:t>※ 저작권이 있는 실제 가사 원문은 그대로 옮기지 말고, 정서·구조·운율의 특징만 내 표현으로 설명해 줘.</w:t>
            </w:r>
          </w:p>
        </w:tc>
      </w:tr>
    </w:tbl>
    <w:p>
      <w:pPr>
        <w:jc w:val="both"/>
        <w:spacing w:after="120" w:line="408" w:lineRule="auto"/>
        <w:rPr>
          <w:lang w:eastAsia="ko-KR"/>
          <w:rFonts w:cs="맑은 고딕"/>
          <w:color w:val="222222"/>
          <w:sz w:val="10"/>
          <w:szCs w:val="10"/>
        </w:rPr>
      </w:pPr>
    </w:p>
    <w:p>
      <w:pPr>
        <w:jc w:val="both"/>
        <w:spacing w:after="120" w:line="408" w:lineRule="auto"/>
        <w:rPr>
          <w:lang w:eastAsia="ko-KR"/>
        </w:rPr>
      </w:pPr>
      <w:r>
        <w:rPr>
          <w:lang w:eastAsia="ko-KR"/>
          <w:rFonts w:cs="맑은 고딕"/>
          <w:color w:val="222222"/>
        </w:rPr>
        <w:t>Claude는 각 곡을 항목별로 정리해 줍니다. 아래는 실제로 받은 분석을 표로 옮긴 것입니다. 세 곡을 나란히 놓고 보면, 올드 샹송이 어떤 정서를 어떤 운율과 구조로 풀어내는지 한눈에</w:t>
      </w:r>
      <w:r>
        <w:rPr>
          <w:lang w:eastAsia="ko-KR"/>
          <w:rFonts w:cs="맑은 고딕" w:hint="eastAsia"/>
          <w:color w:val="222222"/>
        </w:rPr>
        <w:t xml:space="preserve"> 알 수 있습</w:t>
      </w:r>
      <w:r>
        <w:rPr>
          <w:lang w:eastAsia="ko-KR"/>
          <w:rFonts w:cs="맑은 고딕"/>
          <w:color w:val="222222"/>
        </w:rPr>
        <w:t>니다.</w:t>
      </w:r>
    </w:p>
    <w:tbl>
      <w:tblPr>
        <w:tblStyle w:val="1a"/>
        <w:tblW w:w="0" w:type="auto"/>
        <w:tblBorders>
          <w:top w:val="single" w:sz="4" w:space="0" w:color="6182D6"/>
          <w:left w:val="single" w:sz="4" w:space="0" w:color="6182D6"/>
          <w:bottom w:val="single" w:sz="4" w:space="0" w:color="6182D6"/>
          <w:right w:val="single" w:sz="4" w:space="0" w:color="6182D6"/>
          <w:insideH w:val="single" w:sz="4" w:space="0" w:color="6182D6"/>
          <w:insideV w:val="none"/>
        </w:tblBorders>
        <w:tblLook w:val="04A0" w:firstRow="1" w:lastRow="0" w:firstColumn="1" w:lastColumn="0" w:noHBand="0" w:noVBand="1"/>
      </w:tblPr>
      <w:tblGrid>
        <w:gridCol w:w="8159"/>
      </w:tblGrid>
      <w:tr>
        <w:trPr>
          <w:trHeight w:val="586" w:hRule="atLeast"/>
        </w:trPr>
        <w:tc>
          <w:tcPr>
            <w:tcW w:w="8385" w:type="dxa"/>
            <w:vAlign w:val="center"/>
          </w:tcPr>
          <w:p>
            <w:pPr>
              <w:rPr>
                <w:lang w:eastAsia="ko-KR"/>
              </w:rPr>
            </w:pPr>
            <w:r>
              <w:rPr>
                <w:lang w:eastAsia="ko-KR"/>
                <w:rFonts w:cs="맑은 고딕"/>
                <w:b/>
                <w:color w:val="4F81BD"/>
                <w:szCs w:val="21"/>
              </w:rPr>
              <w:t>곡별 심층 분석 결과 (예시)</w:t>
            </w:r>
          </w:p>
        </w:tc>
      </w:tr>
      <w:tr>
        <w:tc>
          <w:tcPr>
            <w:tcW w:w="8385" w:type="dxa"/>
          </w:tcPr>
          <w:p>
            <w:pPr>
              <w:spacing w:before="80" w:line="300" w:lineRule="auto"/>
              <w:rPr>
                <w:lang w:eastAsia="ko-KR"/>
              </w:rPr>
            </w:pPr>
            <w:r>
              <w:rPr>
                <w:lang w:eastAsia="ko-KR"/>
                <w:b/>
                <w:bCs/>
              </w:rPr>
              <w:t>〈La Vie en rose〉 — 장밋빛 인생</w:t>
            </w:r>
          </w:p>
          <w:p>
            <w:pPr>
              <w:jc w:val="both"/>
              <w:spacing w:line="300" w:lineRule="auto"/>
              <w:rPr>
                <w:lang w:eastAsia="ko-KR"/>
              </w:rPr>
            </w:pPr>
            <w:r>
              <w:rPr>
                <w:lang w:eastAsia="ko-KR"/>
              </w:rPr>
              <w:t>• 가사 주제·정서: 사랑에 빠진 순간 세상이 온통 장밋빛으로 물드는 황홀함. 벅차면서도 나른하게 가라앉는 행복감이 중심입니다.</w:t>
            </w:r>
          </w:p>
          <w:p>
            <w:pPr>
              <w:jc w:val="both"/>
              <w:spacing w:line="300" w:lineRule="auto"/>
              <w:rPr>
                <w:lang w:eastAsia="ko-KR"/>
              </w:rPr>
            </w:pPr>
            <w:r>
              <w:rPr>
                <w:lang w:eastAsia="ko-KR"/>
              </w:rPr>
              <w:t>• 운율·라임: 짧고 부드러운 행이 이어지며, 제목 어구(la vie en rose)가 후렴마다 되돌아와 안정적인 라임의 축을 만듭니다.</w:t>
            </w:r>
          </w:p>
          <w:p>
            <w:pPr>
              <w:jc w:val="both"/>
              <w:spacing w:line="300" w:lineRule="auto"/>
              <w:rPr>
                <w:lang w:eastAsia="ko-KR"/>
              </w:rPr>
            </w:pPr>
            <w:r>
              <w:rPr>
                <w:lang w:eastAsia="ko-KR"/>
              </w:rPr>
              <w:t>• 곡 구조: 느린 벌스에서 감정을 쌓고 후렴에서 제목 어구로 풀어내는 완만한 AABA 흐름. 극적인 전환보다 스며드는 반복이 특징입니다.</w:t>
            </w:r>
          </w:p>
          <w:p>
            <w:pPr>
              <w:jc w:val="both"/>
              <w:spacing w:line="300" w:lineRule="auto"/>
              <w:rPr>
                <w:lang w:eastAsia="ko-KR"/>
              </w:rPr>
            </w:pPr>
            <w:r>
              <w:rPr>
                <w:lang w:eastAsia="ko-KR"/>
              </w:rPr>
              <w:t>• Suno 매칭 팁: warm husky female vocal, slow waltz, accordion 태그와 잘 맞습니다. 후렴에 반복되는 한 어구를 두면 이 곡의 매력을 재현하기 쉽습니다.</w:t>
            </w:r>
          </w:p>
          <w:p>
            <w:pPr>
              <w:spacing w:before="80" w:line="300" w:lineRule="auto"/>
              <w:rPr>
                <w:lang w:eastAsia="ko-KR"/>
              </w:rPr>
            </w:pPr>
            <w:r>
              <w:rPr>
                <w:lang w:eastAsia="ko-KR"/>
                <w:b/>
                <w:bCs/>
              </w:rPr>
              <w:t>〈Non, je ne regrette rien〉 — 아무것도 후회하지 않아</w:t>
            </w:r>
          </w:p>
          <w:p>
            <w:pPr>
              <w:jc w:val="both"/>
              <w:spacing w:line="300" w:lineRule="auto"/>
              <w:rPr>
                <w:lang w:eastAsia="ko-KR"/>
              </w:rPr>
            </w:pPr>
            <w:r>
              <w:rPr>
                <w:lang w:eastAsia="ko-KR"/>
              </w:rPr>
              <w:t>• 가사 주제·정서: 지난날의 좋고 나쁨을 모두 태워 버리고 새로 시작하겠다는 단호한 결의. 회한을 딛고 선 당당함이 정서의 핵입니다.</w:t>
            </w:r>
          </w:p>
          <w:p>
            <w:pPr>
              <w:jc w:val="both"/>
              <w:spacing w:line="300" w:lineRule="auto"/>
              <w:rPr>
                <w:lang w:eastAsia="ko-KR"/>
              </w:rPr>
            </w:pPr>
            <w:r>
              <w:rPr>
                <w:lang w:eastAsia="ko-KR"/>
              </w:rPr>
              <w:t>• 운율·라임: ‘non, rien de rien’처럼 짧고 강한 부정 어구가 반복되며 선언적인 리듬을 만듭니다. 라임이 또박또박 맞아떨어져 힘이 실립니다.</w:t>
            </w:r>
          </w:p>
          <w:p>
            <w:pPr>
              <w:jc w:val="both"/>
              <w:spacing w:line="300" w:lineRule="auto"/>
              <w:rPr>
                <w:lang w:eastAsia="ko-KR"/>
              </w:rPr>
            </w:pPr>
            <w:r>
              <w:rPr>
                <w:lang w:eastAsia="ko-KR"/>
              </w:rPr>
              <w:t>• 곡 구조: 벌스가 점층적으로 감정을 끌어올리고 후렴에서 단호하게 폭발하는 상승 구조. 뒤로 갈수록 세지는 전개가 특징입니다.</w:t>
            </w:r>
          </w:p>
          <w:p>
            <w:pPr>
              <w:spacing w:before="80" w:line="300" w:lineRule="auto"/>
              <w:rPr>
                <w:lang w:eastAsia="ko-KR"/>
              </w:rPr>
            </w:pPr>
            <w:r>
              <w:t xml:space="preserve">• Suno 매칭 팁: dramatic build-up, bold female vocal, marching rhythm 태그가 어울립니다. </w:t>
            </w:r>
          </w:p>
          <w:p>
            <w:pPr>
              <w:spacing w:before="80" w:line="300" w:lineRule="auto"/>
              <w:rPr>
                <w:lang w:eastAsia="ko-KR"/>
              </w:rPr>
            </w:pPr>
            <w:r>
              <w:rPr>
                <w:lang w:eastAsia="ko-KR"/>
                <w:b/>
                <w:bCs/>
              </w:rPr>
              <w:t>〈Les Feuilles mortes〉 — 고엽</w:t>
            </w:r>
          </w:p>
          <w:p>
            <w:pPr>
              <w:jc w:val="both"/>
              <w:spacing w:line="300" w:lineRule="auto"/>
              <w:rPr>
                <w:lang w:eastAsia="ko-KR"/>
              </w:rPr>
            </w:pPr>
            <w:r>
              <w:rPr>
                <w:lang w:eastAsia="ko-KR"/>
              </w:rPr>
              <w:t>• 가사 주제·정서: 떨어지는 낙엽에 지나간 사랑을 겹쳐 보는 아련한 그리움과 상실. 차분하고 시적인 우수가 흐릅니다.</w:t>
            </w:r>
          </w:p>
          <w:p>
            <w:pPr>
              <w:jc w:val="both"/>
              <w:spacing w:line="300" w:lineRule="auto"/>
              <w:rPr>
                <w:lang w:eastAsia="ko-KR"/>
              </w:rPr>
            </w:pPr>
            <w:r>
              <w:rPr>
                <w:lang w:eastAsia="ko-KR"/>
              </w:rPr>
              <w:t>• 운율·라임: 긴 호흡의 행이 유려하게 이어지며, 계절·낙엽·기억의 이미지가 부드러운 각운으로 반복됩니다.</w:t>
            </w:r>
          </w:p>
          <w:p>
            <w:pPr>
              <w:jc w:val="both"/>
              <w:spacing w:line="300" w:lineRule="auto"/>
              <w:rPr>
                <w:lang w:eastAsia="ko-KR"/>
              </w:rPr>
            </w:pPr>
            <w:r>
              <w:rPr>
                <w:lang w:eastAsia="ko-KR"/>
              </w:rPr>
              <w:t>• 곡 구조: 잔잔한 벌스 중심의 서사 구조. 후렴이 크게 튀지 않고 이야기하듯 흘러가다 멜로디가 서서히 짙어집니다.</w:t>
            </w:r>
          </w:p>
          <w:p>
            <w:pPr>
              <w:jc w:val="both"/>
              <w:spacing w:line="300" w:lineRule="auto"/>
            </w:pPr>
            <w:r>
              <w:t>• Suno 매칭 팁: melancholic, soft piano, brush drums, spoken-word style 태그와 맞습니다. 후렴을 강하게 지르지 말고 읊조리듯 이어 가는 것이 핵심입니다.</w:t>
            </w:r>
          </w:p>
          <w:p>
            <w:pPr>
              <w:spacing w:before="80" w:line="300" w:lineRule="auto"/>
              <w:rPr>
                <w:lang w:eastAsia="ko-KR"/>
              </w:rPr>
            </w:pPr>
            <w:r>
              <w:rPr>
                <w:lang w:eastAsia="ko-KR"/>
                <w:b/>
                <w:bCs/>
              </w:rPr>
              <w:t>세 곡에서 뽑은 공통 힌트</w:t>
            </w:r>
          </w:p>
          <w:p>
            <w:pPr>
              <w:jc w:val="both"/>
              <w:spacing w:line="300" w:lineRule="auto"/>
              <w:rPr>
                <w:lang w:eastAsia="ko-KR"/>
              </w:rPr>
            </w:pPr>
            <w:r>
              <w:rPr>
                <w:lang w:eastAsia="ko-KR"/>
              </w:rPr>
              <w:t>• 정서: 사랑·회한·상실을 과장 없이 담담하게 풀어낸다.</w:t>
            </w:r>
          </w:p>
          <w:p>
            <w:pPr>
              <w:jc w:val="both"/>
              <w:spacing w:line="300" w:lineRule="auto"/>
              <w:rPr>
                <w:lang w:eastAsia="ko-KR"/>
              </w:rPr>
            </w:pPr>
            <w:r>
              <w:rPr>
                <w:lang w:eastAsia="ko-KR"/>
              </w:rPr>
              <w:t>• 운율: 짧고 반복되는 후렴 어구가 곡의 정체성을 만든다.</w:t>
            </w:r>
          </w:p>
          <w:p>
            <w:pPr>
              <w:jc w:val="both"/>
              <w:spacing w:line="300" w:lineRule="auto"/>
              <w:rPr>
                <w:lang w:eastAsia="ko-KR"/>
              </w:rPr>
            </w:pPr>
            <w:r>
              <w:rPr>
                <w:lang w:eastAsia="ko-KR"/>
              </w:rPr>
              <w:t>• 구조: 후렴을 질러대기보다 벌스에서 후렴으로 잔잔히 이어지는 서사형이 많다.</w:t>
            </w:r>
          </w:p>
        </w:tc>
      </w:tr>
    </w:tbl>
    <w:p>
      <w:pPr>
        <w:spacing w:after="80" w:before="240"/>
        <w:rPr>
          <w:lang w:eastAsia="ko-KR"/>
        </w:rPr>
      </w:pPr>
      <w:r>
        <w:rPr>
          <w:lang w:eastAsia="ko-KR"/>
          <w:rFonts w:cs="맑은 고딕"/>
          <w:b/>
          <w:color w:val="C0392B"/>
          <w:sz w:val="20"/>
        </w:rPr>
        <w:t>■ 곡별 분석도 노션에 저장하기</w:t>
      </w:r>
    </w:p>
    <w:p>
      <w:pPr>
        <w:jc w:val="both"/>
        <w:spacing w:after="120" w:line="408" w:lineRule="auto"/>
        <w:rPr>
          <w:lang w:eastAsia="ko-KR"/>
        </w:rPr>
      </w:pPr>
      <w:r>
        <w:rPr>
          <w:lang w:eastAsia="ko-KR"/>
          <w:rFonts w:cs="맑은 고딕"/>
          <w:color w:val="222222"/>
        </w:rPr>
        <w:t>채널 분석과 마찬가지로, 이 곡별 분석도 노션에 저장해 두면 곡을 만들 때마다 꺼내 쓸 수 있습니다. 앞서 채널 분석을 저장한 ‘올드 샹송’ 페이지 아래에 함께 모아 두면, 스타일 태그와 곡 설계도가 한자리에 정리됩니다. 클로드에 노션을 연결해 두었다면 아래처럼 요청하기만 하면 됩니다.</w:t>
      </w:r>
    </w:p>
    <w:tbl>
      <w:tblPr>
        <w:tblStyle w:val="1a"/>
        <w:tblW w:w="0" w:type="auto"/>
        <w:tblBorders>
          <w:top w:val="single" w:sz="4" w:space="0" w:color="C0392B"/>
          <w:left w:val="single" w:sz="4" w:space="0" w:color="C0392B"/>
          <w:bottom w:val="single" w:sz="4" w:space="0" w:color="C0392B"/>
          <w:right w:val="single" w:sz="4" w:space="0" w:color="C0392B"/>
          <w:insideH w:val="single" w:sz="4" w:space="0" w:color="C0392B"/>
          <w:insideV w:val="none"/>
        </w:tblBorders>
        <w:tblLook w:val="04A0" w:firstRow="1" w:lastRow="0" w:firstColumn="1" w:lastColumn="0" w:noHBand="0" w:noVBand="1"/>
        <w:shd w:val="clear" w:color="auto" w:fill="F7F2F2"/>
      </w:tblPr>
      <w:tblGrid>
        <w:gridCol w:w="8159"/>
      </w:tblGrid>
      <w:tr>
        <w:trPr>
          <w:trHeight w:val="558" w:hRule="atLeast"/>
        </w:trPr>
        <w:tc>
          <w:tcPr>
            <w:tcW w:w="8385" w:type="dxa"/>
            <w:shd w:val="clear" w:color="auto" w:fill="F7F2F2"/>
            <w:vAlign w:val="center"/>
          </w:tcPr>
          <w:p>
            <w:pPr>
              <w:rPr>
                <w:lang w:eastAsia="ko-KR"/>
              </w:rPr>
            </w:pPr>
            <w:r>
              <w:rPr>
                <w:lang w:eastAsia="ko-KR"/>
                <w:rFonts w:cs="맑은 고딕"/>
                <w:b/>
                <w:color w:val="C0392B"/>
                <w:szCs w:val="21"/>
              </w:rPr>
              <w:t>▶ 클로드에 입력할 프롬프트</w:t>
            </w:r>
          </w:p>
        </w:tc>
      </w:tr>
      <w:tr>
        <w:tc>
          <w:tcPr>
            <w:tcW w:w="8385" w:type="dxa"/>
            <w:shd w:val="clear" w:color="auto" w:fill="F7F2F2"/>
          </w:tcPr>
          <w:p>
            <w:pPr>
              <w:jc w:val="both"/>
              <w:spacing w:line="300" w:lineRule="auto"/>
              <w:rPr>
                <w:lang w:eastAsia="ko-KR"/>
              </w:rPr>
            </w:pPr>
            <w:r>
              <w:rPr>
                <w:lang w:eastAsia="ko-KR"/>
              </w:rPr>
              <w:t>위 곡별 분석 결과를 노션의 올드 샹송 페이지 아래에 ‘대표곡 심층 분석’ 하위 페이지로 저장해 줘. 곡마다 가사 주제·정서, 운율·라임, 곡 구조, Suno 매칭 팁이 표로 정리되게 해 줘.</w:t>
            </w:r>
          </w:p>
        </w:tc>
      </w:tr>
    </w:tbl>
    <w:p>
      <w:pPr>
        <w:spacing w:before="320"/>
        <w:rPr>
          <w:lang w:eastAsia="ko-KR"/>
          <w:rFonts w:cs="맑은 고딕"/>
          <w:color w:val="222222"/>
        </w:rPr>
        <w:pPrChange w:id="125" w:author="hkclj" w:date="2026-08-22T08:40:46Z">
          <w:pPr>
            <w:jc w:val="both"/>
            <w:spacing w:after="120" w:line="408" w:lineRule="auto"/>
          </w:pPr>
        </w:pPrChange>
      </w:pPr>
      <w:r>
        <w:rPr>
          <w:lang w:eastAsia="ko-KR"/>
          <w:rFonts w:cs="맑은 고딕"/>
          <w:color w:val="222222"/>
        </w:rPr>
        <w:t>이렇게 저장해 두면 노션의 올드 샹송 페이지 하나에 채널 분석(스타일 태그·무드)과 대표곡 분석(가사 설계도)이 나란히 쌓입니다. 다음 장에서 Suno로 곡을 만들 때 이 두 가지를 함께 참고하면 분위기뿐 아니라 가사와 구성까지 그 장르답게 짜인 완성도 높은 곡을 만들 수 있습니다.</w:t>
      </w:r>
    </w:p>
    <w:p>
      <w:pPr>
        <w:jc w:val="both"/>
        <w:spacing w:after="120" w:line="408" w:lineRule="auto"/>
        <w:rPr>
          <w:ins w:id="126" w:author="hkclj" w:date="1970-01-08T23:21:52Z"/>
          <w:lang w:eastAsia="ko-KR"/>
        </w:rPr>
      </w:pPr>
      <w:ins w:id="127" w:author="hkclj" w:date="1970-01-08T23:21:52Z">
        <w:r>
          <w:rPr>
            <w:lang w:eastAsia="ko-KR"/>
          </w:rPr>
          <w:br w:type="page"/>
        </w:r>
      </w:ins>
    </w:p>
    <w:p>
      <w:pPr>
        <w:jc w:val="both"/>
        <w:spacing w:after="120" w:line="408" w:lineRule="auto"/>
        <w:rPr>
          <w:del w:id="128" w:author="hkclj" w:date="2026-08-22T08:40:59Z"/>
          <w:lang w:eastAsia="ko-KR"/>
        </w:rPr>
      </w:pPr>
    </w:p>
    <w:tbl>
      <w:tblPr>
        <w:tblStyle w:val="1a"/>
        <w:tblW w:w="0" w:type="auto"/>
        <w:tblBorders>
          <w:top w:val="single" w:sz="4" w:space="0" w:color="C0504D" w:themeColor="accent2"/>
          <w:left w:val="none"/>
          <w:bottom w:val="single" w:sz="12" w:space="0" w:color="C0504D" w:themeColor="accent2"/>
          <w:right w:val="none"/>
          <w:insideH w:val="none" w:sz="8" w:space="0" w:color="C0504D" w:themeColor="accent2"/>
          <w:insideV w:val="none" w:sz="8" w:space="0" w:color="C0504D" w:themeColor="accent2"/>
        </w:tblBorders>
        <w:tblLook w:val="04A0" w:firstRow="1" w:lastRow="0" w:firstColumn="1" w:lastColumn="0" w:noHBand="0" w:noVBand="1"/>
      </w:tblPr>
      <w:tblGrid>
        <w:gridCol w:w="8169"/>
      </w:tblGrid>
      <w:tr>
        <w:tc>
          <w:tcPr>
            <w:tcW w:w="8305" w:type="dxa"/>
            <w:vAlign w:val="center"/>
          </w:tcPr>
          <w:p>
            <w:pPr>
              <w:spacing w:after="160" w:before="160"/>
              <w:rPr>
                <w:lang w:eastAsia="ko-KR"/>
                <w:rFonts w:cs="맑은 고딕"/>
                <w:sz w:val="22"/>
              </w:rPr>
            </w:pPr>
            <w:ins w:id="129" w:author="hkclj" w:date="1970-01-08T23:22:02Z">
              <w:r>
                <w:rPr>
                  <w:rStyle w:val="b0"/>
                  <w:lang w:eastAsia="ko-KR"/>
                  <w:rtl w:val="off"/>
                </w:rPr>
                <w:t>2</w:t>
              </w:r>
            </w:ins>
            <w:ins w:id="130" w:author="hkclj" w:date="1970-01-08T23:22:00Z">
              <w:r>
                <w:rPr>
                  <w:rStyle w:val="b0"/>
                </w:rPr>
                <w:t>.</w:t>
              </w:r>
            </w:ins>
            <w:ins w:id="131" w:author="hkclj" w:date="1970-01-08T23:22:04Z">
              <w:r>
                <w:rPr>
                  <w:rStyle w:val="b0"/>
                  <w:lang w:eastAsia="ko-KR"/>
                  <w:rtl w:val="off"/>
                </w:rPr>
                <w:t>4</w:t>
              </w:r>
            </w:ins>
            <w:ins w:id="132" w:author="hkclj" w:date="1970-01-08T23:22:00Z">
              <w:r>
                <w:rPr>
                  <w:rStyle w:val="b0"/>
                </w:rPr>
                <w:t xml:space="preserve">. </w:t>
              </w:r>
            </w:ins>
            <w:ins w:id="133" w:author="hkclj" w:date="1970-01-08T23:22:09Z">
              <w:r>
                <w:rPr>
                  <w:rStyle w:val="b0"/>
                  <w:lang w:eastAsia="ko-KR"/>
                  <w:rtl w:val="off"/>
                </w:rPr>
                <w:t>A</w:t>
              </w:r>
            </w:ins>
            <w:ins w:id="134" w:author="hkclj" w:date="1970-01-08T23:22:09Z">
              <w:r>
                <w:rPr>
                  <w:rStyle w:val="b0"/>
                  <w:lang w:eastAsia="ko-KR"/>
                  <w:rtl w:val="off"/>
                </w:rPr>
                <w:t>I</w:t>
              </w:r>
            </w:ins>
            <w:ins w:id="135" w:author="hkclj" w:date="1970-01-08T23:22:10Z">
              <w:r>
                <w:rPr>
                  <w:rStyle w:val="b0"/>
                  <w:lang w:eastAsia="ko-KR"/>
                  <w:rtl w:val="off"/>
                </w:rPr>
                <w:t xml:space="preserve"> </w:t>
              </w:r>
            </w:ins>
            <w:ins w:id="136" w:author="hkclj" w:date="1970-01-08T23:22:10Z">
              <w:r>
                <w:rPr>
                  <w:rStyle w:val="b0"/>
                  <w:lang w:eastAsia="ko-KR"/>
                  <w:rtl w:val="off"/>
                </w:rPr>
                <w:t>음</w:t>
              </w:r>
            </w:ins>
            <w:ins w:id="137" w:author="hkclj" w:date="1970-01-08T23:22:11Z">
              <w:r>
                <w:rPr>
                  <w:rStyle w:val="b0"/>
                  <w:lang w:eastAsia="ko-KR"/>
                  <w:rtl w:val="off"/>
                </w:rPr>
                <w:t>악</w:t>
              </w:r>
            </w:ins>
            <w:ins w:id="138" w:author="hkclj" w:date="1970-01-08T23:22:11Z">
              <w:r>
                <w:rPr>
                  <w:rStyle w:val="b0"/>
                  <w:lang w:eastAsia="ko-KR"/>
                  <w:rtl w:val="off"/>
                </w:rPr>
                <w:t xml:space="preserve"> </w:t>
              </w:r>
            </w:ins>
            <w:ins w:id="139" w:author="hkclj" w:date="1970-01-08T23:22:11Z">
              <w:r>
                <w:rPr>
                  <w:rStyle w:val="b0"/>
                  <w:lang w:eastAsia="ko-KR"/>
                  <w:rtl w:val="off"/>
                </w:rPr>
                <w:t>저</w:t>
              </w:r>
            </w:ins>
            <w:ins w:id="140" w:author="hkclj" w:date="1970-01-08T23:22:12Z">
              <w:r>
                <w:rPr>
                  <w:rStyle w:val="b0"/>
                  <w:lang w:eastAsia="ko-KR"/>
                  <w:rtl w:val="off"/>
                </w:rPr>
                <w:t>작</w:t>
              </w:r>
            </w:ins>
            <w:ins w:id="141" w:author="hkclj" w:date="1970-01-08T23:22:14Z">
              <w:r>
                <w:rPr>
                  <w:rStyle w:val="b0"/>
                  <w:lang w:eastAsia="ko-KR"/>
                  <w:rtl w:val="off"/>
                </w:rPr>
                <w:t>권</w:t>
              </w:r>
            </w:ins>
            <w:ins w:id="142" w:author="hkclj" w:date="1970-01-08T23:22:51Z">
              <w:r>
                <w:rPr>
                  <w:rStyle w:val="b0"/>
                  <w:lang w:eastAsia="ko-KR"/>
                  <w:rtl w:val="off"/>
                </w:rPr>
                <w:t xml:space="preserve"> </w:t>
              </w:r>
            </w:ins>
            <w:ins w:id="143" w:author="hkclj" w:date="1970-01-08T23:22:54Z">
              <w:r>
                <w:rPr>
                  <w:rStyle w:val="b0"/>
                  <w:lang w:eastAsia="ko-KR"/>
                  <w:rtl w:val="off"/>
                </w:rPr>
                <w:t>및</w:t>
              </w:r>
            </w:ins>
            <w:ins w:id="144" w:author="hkclj" w:date="1970-01-08T23:22:54Z">
              <w:r>
                <w:rPr>
                  <w:rStyle w:val="b0"/>
                  <w:lang w:eastAsia="ko-KR"/>
                  <w:rtl w:val="off"/>
                </w:rPr>
                <w:t xml:space="preserve"> </w:t>
              </w:r>
            </w:ins>
            <w:ins w:id="145" w:author="hkclj" w:date="1970-01-08T23:22:14Z">
              <w:r>
                <w:rPr>
                  <w:rStyle w:val="b0"/>
                  <w:lang w:eastAsia="ko-KR"/>
                  <w:rtl w:val="off"/>
                </w:rPr>
                <w:t>수</w:t>
              </w:r>
            </w:ins>
            <w:ins w:id="146" w:author="hkclj" w:date="1970-01-08T23:22:15Z">
              <w:r>
                <w:rPr>
                  <w:rStyle w:val="b0"/>
                  <w:lang w:eastAsia="ko-KR"/>
                  <w:rtl w:val="off"/>
                </w:rPr>
                <w:t>익</w:t>
              </w:r>
            </w:ins>
            <w:ins w:id="147" w:author="hkclj" w:date="1970-01-08T23:22:15Z">
              <w:r>
                <w:rPr>
                  <w:rStyle w:val="b0"/>
                  <w:lang w:eastAsia="ko-KR"/>
                  <w:rtl w:val="off"/>
                </w:rPr>
                <w:t>화</w:t>
              </w:r>
            </w:ins>
            <w:ins w:id="148" w:author="hkclj" w:date="1970-01-08T23:22:15Z">
              <w:r>
                <w:rPr>
                  <w:rStyle w:val="b0"/>
                  <w:lang w:eastAsia="ko-KR"/>
                  <w:rtl w:val="off"/>
                </w:rPr>
                <w:t xml:space="preserve"> </w:t>
              </w:r>
            </w:ins>
            <w:ins w:id="149" w:author="hkclj" w:date="1970-01-08T23:22:17Z">
              <w:r>
                <w:rPr>
                  <w:rStyle w:val="b0"/>
                  <w:lang w:eastAsia="ko-KR"/>
                  <w:rtl w:val="off"/>
                </w:rPr>
                <w:t>Q</w:t>
              </w:r>
            </w:ins>
            <w:ins w:id="150" w:author="hkclj" w:date="1970-01-08T23:22:18Z">
              <w:r>
                <w:rPr>
                  <w:rStyle w:val="b0"/>
                  <w:lang w:eastAsia="ko-KR"/>
                  <w:rtl w:val="off"/>
                </w:rPr>
                <w:t>&amp;</w:t>
              </w:r>
            </w:ins>
            <w:ins w:id="151" w:author="hkclj" w:date="1970-01-08T23:22:19Z">
              <w:r>
                <w:rPr>
                  <w:rStyle w:val="b0"/>
                  <w:lang w:eastAsia="ko-KR"/>
                  <w:rtl w:val="off"/>
                </w:rPr>
                <w:t>A</w:t>
              </w:r>
            </w:ins>
            <w:del w:id="152" w:author="hkclj" w:date="2026-08-22T08:41:25Z">
              <w:r>
                <w:rPr>
                  <w:lang w:eastAsia="ko-KR"/>
                  <w:rFonts w:cs="맑은 고딕"/>
                  <w:sz w:val="22"/>
                </w:rPr>
                <w:delText>2</w:delText>
              </w:r>
            </w:del>
            <w:del w:id="153" w:author="hkclj" w:date="2026-08-22T08:41:25Z">
              <w:r>
                <w:rPr>
                  <w:lang w:eastAsia="ko-KR"/>
                  <w:rFonts w:cs="맑은 고딕"/>
                  <w:sz w:val="22"/>
                </w:rPr>
                <w:delText>.</w:delText>
              </w:r>
            </w:del>
            <w:del w:id="154" w:author="hkclj" w:date="2026-08-22T08:41:25Z">
              <w:r>
                <w:rPr>
                  <w:lang w:eastAsia="ko-KR"/>
                  <w:rFonts w:cs="맑은 고딕"/>
                  <w:sz w:val="22"/>
                </w:rPr>
                <w:delText>4</w:delText>
              </w:r>
            </w:del>
            <w:del w:id="155" w:author="hkclj" w:date="2026-08-22T08:41:25Z">
              <w:r>
                <w:rPr>
                  <w:lang w:eastAsia="ko-KR"/>
                  <w:rFonts w:cs="맑은 고딕"/>
                  <w:sz w:val="22"/>
                </w:rPr>
                <w:delText>.</w:delText>
              </w:r>
            </w:del>
            <w:del w:id="156" w:author="hkclj" w:date="2026-08-22T08:41:25Z">
              <w:r>
                <w:rPr>
                  <w:lang w:eastAsia="ko-KR"/>
                  <w:rFonts w:cs="맑은 고딕"/>
                  <w:sz w:val="22"/>
                </w:rPr>
                <w:delText xml:space="preserve"> </w:delText>
              </w:r>
            </w:del>
            <w:del w:id="157" w:author="hkclj" w:date="2026-08-22T08:41:25Z">
              <w:r>
                <w:rPr>
                  <w:lang w:eastAsia="ko-KR"/>
                  <w:rFonts w:cs="맑은 고딕"/>
                  <w:sz w:val="22"/>
                </w:rPr>
                <w:delText>A</w:delText>
              </w:r>
            </w:del>
            <w:del w:id="158" w:author="hkclj" w:date="2026-08-22T08:41:25Z">
              <w:r>
                <w:rPr>
                  <w:lang w:eastAsia="ko-KR"/>
                  <w:rFonts w:cs="맑은 고딕"/>
                  <w:sz w:val="22"/>
                </w:rPr>
                <w:delText>I</w:delText>
              </w:r>
            </w:del>
            <w:del w:id="159" w:author="hkclj" w:date="2026-08-22T08:41:25Z">
              <w:r>
                <w:rPr>
                  <w:lang w:eastAsia="ko-KR"/>
                  <w:rFonts w:cs="맑은 고딕"/>
                  <w:sz w:val="22"/>
                </w:rPr>
                <w:delText xml:space="preserve"> </w:delText>
              </w:r>
            </w:del>
            <w:del w:id="160" w:author="hkclj" w:date="2026-08-22T08:41:25Z">
              <w:r>
                <w:rPr>
                  <w:lang w:eastAsia="ko-KR"/>
                  <w:rFonts w:cs="맑은 고딕"/>
                  <w:sz w:val="22"/>
                </w:rPr>
                <w:delText>음</w:delText>
              </w:r>
            </w:del>
            <w:del w:id="161" w:author="hkclj" w:date="2026-08-22T08:41:25Z">
              <w:r>
                <w:rPr>
                  <w:lang w:eastAsia="ko-KR"/>
                  <w:rFonts w:cs="맑은 고딕"/>
                  <w:sz w:val="22"/>
                </w:rPr>
                <w:delText>악</w:delText>
              </w:r>
            </w:del>
            <w:del w:id="162" w:author="hkclj" w:date="2026-08-22T08:41:25Z">
              <w:r>
                <w:rPr>
                  <w:lang w:eastAsia="ko-KR"/>
                  <w:rFonts w:cs="맑은 고딕"/>
                  <w:sz w:val="22"/>
                </w:rPr>
                <w:delText xml:space="preserve"> </w:delText>
              </w:r>
            </w:del>
            <w:del w:id="163" w:author="hkclj" w:date="2026-08-22T08:41:25Z">
              <w:r>
                <w:rPr>
                  <w:lang w:eastAsia="ko-KR"/>
                  <w:rFonts w:cs="맑은 고딕"/>
                  <w:sz w:val="22"/>
                </w:rPr>
                <w:delText>저</w:delText>
              </w:r>
            </w:del>
            <w:del w:id="164" w:author="hkclj" w:date="2026-08-22T08:41:25Z">
              <w:r>
                <w:rPr>
                  <w:lang w:eastAsia="ko-KR"/>
                  <w:rFonts w:cs="맑은 고딕"/>
                  <w:sz w:val="22"/>
                </w:rPr>
                <w:delText>작</w:delText>
              </w:r>
            </w:del>
            <w:del w:id="165" w:author="hkclj" w:date="2026-08-22T08:41:26Z">
              <w:r>
                <w:rPr>
                  <w:lang w:eastAsia="ko-KR"/>
                  <w:rFonts w:cs="맑은 고딕"/>
                  <w:sz w:val="22"/>
                </w:rPr>
                <w:delText>권</w:delText>
              </w:r>
            </w:del>
            <w:del w:id="166" w:author="hkclj" w:date="2026-08-22T08:41:26Z">
              <w:r>
                <w:rPr>
                  <w:lang w:eastAsia="ko-KR"/>
                  <w:rFonts w:cs="맑은 고딕"/>
                  <w:sz w:val="22"/>
                </w:rPr>
                <w:delText>·</w:delText>
              </w:r>
            </w:del>
            <w:del w:id="167" w:author="hkclj" w:date="2026-08-22T08:41:26Z">
              <w:r>
                <w:rPr>
                  <w:lang w:eastAsia="ko-KR"/>
                  <w:rFonts w:cs="맑은 고딕"/>
                  <w:sz w:val="22"/>
                </w:rPr>
                <w:delText>수</w:delText>
              </w:r>
            </w:del>
            <w:del w:id="168" w:author="hkclj" w:date="2026-08-22T08:41:26Z">
              <w:r>
                <w:rPr>
                  <w:lang w:eastAsia="ko-KR"/>
                  <w:rFonts w:cs="맑은 고딕"/>
                  <w:sz w:val="22"/>
                </w:rPr>
                <w:delText>익</w:delText>
              </w:r>
            </w:del>
            <w:del w:id="169" w:author="hkclj" w:date="2026-08-22T08:41:26Z">
              <w:r>
                <w:rPr>
                  <w:lang w:eastAsia="ko-KR"/>
                  <w:rFonts w:cs="맑은 고딕"/>
                  <w:sz w:val="22"/>
                </w:rPr>
                <w:delText>화</w:delText>
              </w:r>
            </w:del>
            <w:del w:id="170" w:author="hkclj" w:date="2026-08-22T08:41:26Z">
              <w:r>
                <w:rPr>
                  <w:lang w:eastAsia="ko-KR"/>
                  <w:rFonts w:cs="맑은 고딕"/>
                  <w:sz w:val="22"/>
                </w:rPr>
                <w:delText xml:space="preserve"> </w:delText>
              </w:r>
            </w:del>
            <w:del w:id="171" w:author="hkclj" w:date="2026-08-22T08:41:27Z">
              <w:r>
                <w:rPr>
                  <w:lang w:eastAsia="ko-KR"/>
                  <w:rFonts w:cs="맑은 고딕"/>
                  <w:sz w:val="22"/>
                </w:rPr>
                <w:delText>Q</w:delText>
              </w:r>
            </w:del>
            <w:del w:id="172" w:author="hkclj" w:date="2026-08-22T08:41:27Z">
              <w:r>
                <w:rPr>
                  <w:lang w:eastAsia="ko-KR"/>
                  <w:rFonts w:cs="맑은 고딕"/>
                  <w:sz w:val="22"/>
                </w:rPr>
                <w:delText>&amp;</w:delText>
              </w:r>
            </w:del>
            <w:del w:id="173" w:author="hkclj" w:date="2026-08-22T08:41:27Z">
              <w:r>
                <w:rPr>
                  <w:lang w:eastAsia="ko-KR"/>
                  <w:rFonts w:cs="맑은 고딕"/>
                  <w:sz w:val="22"/>
                </w:rPr>
                <w:delText>A</w:delText>
              </w:r>
            </w:del>
          </w:p>
        </w:tc>
      </w:tr>
    </w:tbl>
    <w:p>
      <w:pPr>
        <w:jc w:val="both"/>
        <w:rPr>
          <w:lang w:eastAsia="ko-KR"/>
        </w:rPr>
      </w:pPr>
    </w:p>
    <w:p>
      <w:pPr>
        <w:jc w:val="both"/>
        <w:spacing w:line="408" w:lineRule="auto"/>
        <w:rPr>
          <w:lang w:eastAsia="ko-KR"/>
        </w:rPr>
      </w:pPr>
      <w:r>
        <w:rPr>
          <w:lang w:eastAsia="ko-KR"/>
          <w:rFonts w:cs="맑은 고딕"/>
          <w:color w:val="222222"/>
        </w:rPr>
        <w:t xml:space="preserve">곡을 만들기에 앞서 많은 분들이 가장 먼저 궁금해하는 것이 있습니다. </w:t>
      </w:r>
      <w:r>
        <w:rPr>
          <w:lang w:eastAsia="ko-KR"/>
          <w:rFonts w:cs="맑은 고딕"/>
          <w:b/>
          <w:color w:val="222222"/>
        </w:rPr>
        <w:t>“</w:t>
      </w:r>
      <w:r>
        <w:rPr>
          <w:lang w:eastAsia="ko-KR"/>
          <w:rFonts w:cs="맑은 고딕"/>
          <w:b/>
          <w:color w:val="222222"/>
        </w:rPr>
        <w:t>AI가 만든 이 음악, 내 것이 맞나? 팔아도 되나? 유튜브에 올려 수익을 내도 문제없나?</w:t>
      </w:r>
      <w:r>
        <w:rPr>
          <w:lang w:eastAsia="ko-KR"/>
          <w:rFonts w:cs="맑은 고딕"/>
          <w:b/>
          <w:color w:val="222222"/>
        </w:rPr>
        <w:t>”</w:t>
      </w:r>
      <w:r>
        <w:rPr>
          <w:lang w:eastAsia="ko-KR"/>
          <w:rFonts w:cs="맑은 고딕"/>
          <w:color w:val="222222"/>
        </w:rPr>
        <w:t xml:space="preserve"> 하는 물음입니다. </w:t>
      </w:r>
      <w:r>
        <w:rPr>
          <w:lang w:eastAsia="ko-KR"/>
        </w:rPr>
        <w:t>이 절에서는 실제 약관과 정책, 그리고 정부·기관의 저작권 안내서를 근거로 자주 나오는 질문을 정리했습니다.</w:t>
      </w:r>
      <w:r>
        <w:rPr>
          <w:lang w:eastAsia="ko-KR"/>
          <w:rFonts w:cs="맑은 고딕"/>
          <w:color w:val="FF0000"/>
        </w:rPr>
        <w:t xml:space="preserve"> </w:t>
      </w:r>
      <w:r>
        <w:rPr>
          <w:lang w:eastAsia="ko-KR"/>
          <w:rFonts w:cs="맑은 고딕"/>
          <w:color w:val="222222"/>
        </w:rPr>
        <w:t xml:space="preserve">법은 계속 바뀌므로 여기서는 이 책을 쓰는 시점(2026년 기준)의 상황을 기준으로 설명하고, 판단이 애매한 부분은 어디를 확인해야 하는지까지 </w:t>
      </w:r>
      <w:r>
        <w:rPr>
          <w:lang w:eastAsia="ko-KR"/>
          <w:rFonts w:cs="맑은 고딕" w:hint="eastAsia"/>
          <w:color w:val="222222"/>
        </w:rPr>
        <w:t xml:space="preserve">알려 </w:t>
      </w:r>
      <w:r>
        <w:rPr>
          <w:lang w:eastAsia="ko-KR"/>
          <w:rFonts w:cs="맑은 고딕"/>
          <w:color w:val="222222"/>
        </w:rPr>
        <w:t>드립니다.</w:t>
      </w:r>
    </w:p>
    <w:p>
      <w:pPr>
        <w:jc w:val="both"/>
        <w:spacing w:before="400"/>
        <w:rPr>
          <w:lang w:eastAsia="ko-KR"/>
        </w:rPr>
      </w:pPr>
      <w:r>
        <w:rPr>
          <w:lang w:eastAsia="ko-KR"/>
          <w:rFonts w:cs="맑은 고딕"/>
          <w:b/>
          <w:color w:val="C0392B"/>
          <w:sz w:val="25"/>
        </w:rPr>
        <w:t>■ AI 음악 저작권, 누구에게 있을까</w:t>
      </w:r>
    </w:p>
    <w:p>
      <w:pPr>
        <w:jc w:val="both"/>
        <w:spacing w:after="150" w:before="200" w:line="408" w:lineRule="auto"/>
        <w:rPr>
          <w:lang w:eastAsia="ko-KR"/>
        </w:rPr>
      </w:pPr>
      <w:r>
        <w:rPr>
          <w:lang w:eastAsia="ko-KR"/>
          <w:rFonts w:cs="맑은 고딕"/>
          <w:b/>
          <w:color w:val="C0392B"/>
        </w:rPr>
        <w:t xml:space="preserve">Q. </w:t>
      </w:r>
      <w:r>
        <w:rPr>
          <w:lang w:eastAsia="ko-KR"/>
          <w:rFonts w:cs="맑은 고딕"/>
          <w:b/>
          <w:color w:val="222222"/>
        </w:rPr>
        <w:t>AI가 만든 음악의 저작권은 누구에게 있나요?</w:t>
      </w:r>
    </w:p>
    <w:p>
      <w:pPr>
        <w:jc w:val="both"/>
        <w:spacing w:after="100" w:line="408" w:lineRule="auto"/>
        <w:rPr>
          <w:lang w:eastAsia="ko-KR"/>
        </w:rPr>
      </w:pPr>
      <w:r>
        <w:rPr>
          <w:lang w:eastAsia="ko-KR"/>
          <w:rFonts w:cs="맑은 고딕"/>
          <w:b/>
          <w:color w:val="C0392B"/>
        </w:rPr>
        <w:t xml:space="preserve">A. </w:t>
      </w:r>
      <w:r>
        <w:rPr>
          <w:lang w:eastAsia="ko-KR"/>
          <w:rFonts w:cs="맑은 고딕"/>
          <w:color w:val="222222"/>
        </w:rPr>
        <w:t xml:space="preserve">결론부터 말하면, </w:t>
      </w:r>
      <w:r>
        <w:rPr>
          <w:lang w:eastAsia="ko-KR"/>
          <w:rFonts w:cs="맑은 고딕"/>
          <w:b/>
          <w:color w:val="222222"/>
        </w:rPr>
        <w:t>AI가 100% 자동으로 만든 음악에는 저작권이 인정되지 않습니다.</w:t>
      </w:r>
      <w:r>
        <w:rPr>
          <w:lang w:eastAsia="ko-KR"/>
          <w:rFonts w:cs="맑은 고딕"/>
          <w:color w:val="222222"/>
        </w:rPr>
        <w:t xml:space="preserve"> 대한민국 저작권법 제2조 제1호는 저작물을 ‘인간의 사상 또는 감정을 표현한 창작물’로 정의합니다.</w:t>
      </w:r>
      <w:r>
        <w:rPr>
          <w:rStyle w:val="aff0"/>
          <w:lang w:eastAsia="ko-KR"/>
          <w:rFonts w:cs="맑은 고딕"/>
          <w:color w:val="222222"/>
        </w:rPr>
        <w:footnoteReference w:id="1"/>
      </w:r>
      <w:r>
        <w:rPr>
          <w:lang w:eastAsia="ko-KR"/>
          <w:rFonts w:cs="맑은 고딕"/>
          <w:color w:val="222222"/>
        </w:rPr>
        <w:t xml:space="preserve"> AI는 사람이 아니므로, 프롬프트만 넣고 나온 결과를 그대로 쓴 경우 그 결과물은 이 요건을 충족하지 못합니다. 미국도 마찬가지여서, 미국 저작권청(USCO)은 사람의 창작적 기여가 없는 순수 AI 생성물의 등록을 거부해 왔습니다.</w:t>
      </w:r>
    </w:p>
    <w:p>
      <w:pPr>
        <w:jc w:val="both"/>
        <w:spacing w:after="100" w:line="408" w:lineRule="auto"/>
        <w:rPr>
          <w:lang w:eastAsia="ko-KR"/>
        </w:rPr>
      </w:pPr>
      <w:r>
        <w:rPr>
          <w:lang w:eastAsia="ko-KR"/>
          <w:rFonts w:cs="맑은 고딕"/>
          <w:color w:val="222222"/>
        </w:rPr>
        <w:t>다만</w:t>
      </w:r>
      <w:r>
        <w:rPr>
          <w:lang w:eastAsia="ko-KR"/>
          <w:rFonts w:cs="맑은 고딕" w:hint="eastAsia"/>
          <w:color w:val="222222"/>
        </w:rPr>
        <w:t>,</w:t>
      </w:r>
      <w:r>
        <w:rPr>
          <w:lang w:eastAsia="ko-KR"/>
          <w:rFonts w:cs="맑은 고딕"/>
          <w:color w:val="222222"/>
        </w:rPr>
        <w:t xml:space="preserve"> </w:t>
      </w:r>
      <w:r>
        <w:rPr>
          <w:lang w:eastAsia="ko-KR"/>
          <w:rFonts w:cs="맑은 고딕"/>
          <w:b/>
          <w:color w:val="222222"/>
        </w:rPr>
        <w:t>AI를 도구로 쓰되 사람이 창작적으로 기여한 부분</w:t>
      </w:r>
      <w:r>
        <w:rPr>
          <w:lang w:eastAsia="ko-KR"/>
          <w:rFonts w:cs="맑은 고딕"/>
          <w:color w:val="222222"/>
        </w:rPr>
        <w:t>은 보호받을 수 있습니다. 2025년 6월 문화체육관광부와 한국저작권위원회는 「생성형 인공지능 활용 저작물의 저작권 등록 안내서」를 함께 펴냈습니다. 이 안내서는 사람이 가사를 직접 쓰거나, 여러 결과물 중 의도를 갖고 선별·배열하거나, 세부를 수정·편곡한 경우처럼 ‘인간의 창작적 기여’가 인정되면 그 부분에 한해 저작권 등록이 가능하다고 안내합니다.</w:t>
      </w:r>
    </w:p>
    <w:p>
      <w:pPr>
        <w:jc w:val="both"/>
        <w:spacing w:after="100" w:line="408" w:lineRule="auto"/>
        <w:rPr>
          <w:lang w:eastAsia="ko-KR"/>
          <w:rFonts w:cs="맑은 고딕"/>
          <w:color w:val="222222"/>
        </w:rPr>
      </w:pPr>
      <w:r>
        <w:rPr>
          <w:lang w:eastAsia="ko-KR"/>
          <w:rFonts w:cs="맑은 고딕"/>
          <w:color w:val="222222"/>
        </w:rPr>
        <w:t xml:space="preserve">그래서 이 책이 채널 분석 → 대표곡 분석 → 가사·스타일 설계처럼 </w:t>
      </w:r>
      <w:r>
        <w:rPr>
          <w:lang w:eastAsia="ko-KR"/>
          <w:rFonts w:cs="맑은 고딕"/>
          <w:b/>
          <w:color w:val="222222"/>
        </w:rPr>
        <w:t>사람이 직접 기획하고 손대는 과정</w:t>
      </w:r>
      <w:r>
        <w:rPr>
          <w:lang w:eastAsia="ko-KR"/>
          <w:rFonts w:cs="맑은 고딕"/>
          <w:color w:val="222222"/>
        </w:rPr>
        <w:t>을 강조하는 것입니다. 프롬프트를 어떻게 짰고 어떤 기준으로 곡을 골랐는지 기록해 두면, 나중에 내가 권리를 주장하거나 분쟁이 생겼을 때 그 기록이 근거 자료가 됩니다.</w:t>
      </w:r>
    </w:p>
    <w:p>
      <w:pPr>
        <w:jc w:val="both"/>
        <w:spacing w:after="100" w:line="408" w:lineRule="auto"/>
        <w:rPr>
          <w:lang w:eastAsia="ko-KR"/>
        </w:rPr>
      </w:pPr>
      <w:r>
        <w:rPr>
          <w:lang w:eastAsia="ko-KR"/>
        </w:rPr>
        <w:t xml:space="preserve">이런 흐름은 실무 규정에도 반영되고 있습니다. 2026년 7월 28일 한국음악저작권협회(www.komca.or.kr)는 </w:t>
      </w:r>
      <w:commentRangeStart w:id="5"/>
      <w:r>
        <w:rPr>
          <w:b/>
          <w:bCs/>
          <w:color w:val="000000"/>
          <w:rPrChange w:id="174" w:author="hkclj" w:date="2026-08-22T08:42:48Z">
            <w:rPr>
              <w:lang w:eastAsia="ko-KR"/>
              <w:b/>
              <w:bCs/>
              <w:color w:val="C0504D"/>
            </w:rPr>
          </w:rPrChange>
        </w:rPr>
        <w:t>’AI 활용 음악 저작물 신고·등록 기준 개정 안내’</w:t>
      </w:r>
      <w:commentRangeEnd w:id="5"/>
      <w:r>
        <w:rPr>
          <w:color w:val="000000"/>
          <w:rPrChange w:id="175" w:author="hkclj" w:date="2026-08-22T08:42:48Z">
            <w:rPr>
              <w:rStyle w:val="af8"/>
            </w:rPr>
          </w:rPrChange>
        </w:rPr>
        <w:commentReference w:id="5"/>
      </w:r>
      <w:r>
        <w:rPr>
          <w:lang w:eastAsia="ko-KR"/>
        </w:rPr>
        <w:t xml:space="preserve">를 공지했고, 개정 규정은 같은 해 8월 3일부터 시행되고 있습니다. 이 규정에 따르면 AI를 활용한 저작물을 등록하려면 AI 활용 영역, 사용한 AI 도구명, AI 활용 방식, 인간의 창작적 기여 내용 등을 신고서에 기재해야 하고, 협회가 요청하면 창작 과정을 기록한 증빙자료도 제출해야 합니다(제4조 제7항). 또한 등록자는 ‘단순 프롬프트 입력만으로 AI가 자동 생성한 음악이 아닐 것’과 ‘멜로디·가사·구조·편곡·구성 등에 인간의 실질적이고 주도적인 창작적 기여가 있을 것’을 확인·보증해야 하며(제5조 제4항), 이 요건을 충족하지 못한 파트는 등록 대상에서 제외됩니다. 눈여겨볼 점은, 작곡 파트가 제외되더라도 사람이 직접 쓴 가사 부분은 음악저작물로 등록할 수 있다는 단서입니다(제8조 제2항). 다만 이 규정은 협회에 저작권을 신탁한 회원의 등록 절차에 관한 것이므로, 유튜브 채널에 곡을 올려 운영하는 일과 곧바로 연결되지는 않습니다. 그럼에도 눈여겨볼 이유는, 국내 실무가 </w:t>
      </w:r>
      <w:r>
        <w:rPr>
          <w:lang w:eastAsia="ko-KR"/>
        </w:rPr>
        <w:t>‘</w:t>
      </w:r>
      <w:r>
        <w:rPr>
          <w:lang w:eastAsia="ko-KR"/>
        </w:rPr>
        <w:t>사람이 무엇을 얼마나 했는지 기록으로 증명하라</w:t>
      </w:r>
      <w:r>
        <w:rPr>
          <w:lang w:eastAsia="ko-KR"/>
        </w:rPr>
        <w:t>’</w:t>
      </w:r>
      <w:r>
        <w:rPr>
          <w:lang w:eastAsia="ko-KR"/>
        </w:rPr>
        <w:t>는 방향으로 움직이고 있다는 신호이기 때문입니다.</w:t>
      </w:r>
    </w:p>
    <w:p>
      <w:pPr>
        <w:jc w:val="both"/>
        <w:spacing w:after="150" w:before="200" w:line="408" w:lineRule="auto"/>
        <w:rPr>
          <w:lang w:eastAsia="ko-KR"/>
        </w:rPr>
      </w:pPr>
      <w:r>
        <w:rPr>
          <w:lang w:eastAsia="ko-KR"/>
          <w:rFonts w:cs="맑은 고딕"/>
          <w:b/>
          <w:color w:val="C0392B"/>
        </w:rPr>
        <w:t xml:space="preserve">Q. </w:t>
      </w:r>
      <w:r>
        <w:rPr>
          <w:lang w:eastAsia="ko-KR"/>
          <w:rFonts w:cs="맑은 고딕"/>
          <w:b/>
          <w:color w:val="222222"/>
        </w:rPr>
        <w:t>Suno로 만든 곡은 그럼 ‘내 소유’</w:t>
      </w:r>
      <w:r>
        <w:rPr>
          <w:lang w:eastAsia="ko-KR"/>
          <w:rFonts w:cs="맑은 고딕" w:hint="eastAsia"/>
          <w:b/>
          <w:color w:val="222222"/>
        </w:rPr>
        <w:t>인가</w:t>
      </w:r>
      <w:r>
        <w:rPr>
          <w:lang w:eastAsia="ko-KR"/>
          <w:rFonts w:cs="맑은 고딕"/>
          <w:b/>
          <w:color w:val="222222"/>
        </w:rPr>
        <w:t>요?</w:t>
      </w:r>
    </w:p>
    <w:p>
      <w:pPr>
        <w:jc w:val="both"/>
        <w:spacing w:after="100" w:line="408" w:lineRule="auto"/>
        <w:rPr>
          <w:lang w:eastAsia="ko-KR"/>
        </w:rPr>
      </w:pPr>
      <w:r>
        <w:rPr>
          <w:lang w:eastAsia="ko-KR"/>
          <w:rFonts w:cs="맑은 고딕"/>
          <w:b/>
          <w:color w:val="C0392B"/>
        </w:rPr>
        <w:t xml:space="preserve">A. </w:t>
      </w:r>
      <w:r>
        <w:rPr>
          <w:lang w:eastAsia="ko-KR"/>
          <w:rFonts w:cs="맑은 고딕" w:hint="eastAsia"/>
          <w:color w:val="222222"/>
        </w:rPr>
        <w:t xml:space="preserve">이 질문에 답하기 전에 </w:t>
      </w:r>
      <w:r>
        <w:rPr>
          <w:lang w:eastAsia="ko-KR"/>
          <w:rFonts w:cs="맑은 고딕"/>
          <w:color w:val="222222"/>
        </w:rPr>
        <w:t xml:space="preserve">두 가지를 구분해야 합니다. 하나는 방금 말한 </w:t>
      </w:r>
      <w:r>
        <w:rPr>
          <w:lang w:eastAsia="ko-KR"/>
          <w:rFonts w:cs="맑은 고딕"/>
          <w:b/>
          <w:color w:val="222222"/>
        </w:rPr>
        <w:t>법적 저작권(copyright)</w:t>
      </w:r>
      <w:r>
        <w:rPr>
          <w:lang w:eastAsia="ko-KR"/>
          <w:rFonts w:cs="맑은 고딕"/>
          <w:color w:val="222222"/>
        </w:rPr>
        <w:t xml:space="preserve">, 다른 하나는 Suno가 약관으로 정한 </w:t>
      </w:r>
      <w:r>
        <w:rPr>
          <w:lang w:eastAsia="ko-KR"/>
          <w:rFonts w:cs="맑은 고딕"/>
          <w:b/>
          <w:color w:val="222222"/>
        </w:rPr>
        <w:t>사용 권리(license)</w:t>
      </w:r>
      <w:r>
        <w:rPr>
          <w:lang w:eastAsia="ko-KR"/>
          <w:rFonts w:cs="맑은 고딕"/>
          <w:color w:val="222222"/>
        </w:rPr>
        <w:t>입니다. Suno 이용약관은 Pro 또는 Premier 유료 등급 구독자에게 Suno가 보유한 산출물의 권리를 양도한다고 정하고 있고</w:t>
      </w:r>
      <w:r>
        <w:rPr>
          <w:rStyle w:val="aff0"/>
          <w:lang w:eastAsia="ko-KR"/>
          <w:rFonts w:cs="맑은 고딕"/>
          <w:color w:val="222222"/>
        </w:rPr>
        <w:footnoteReference w:id="2"/>
      </w:r>
      <w:r>
        <w:rPr>
          <w:lang w:eastAsia="ko-KR"/>
          <w:rFonts w:cs="맑은 고딕"/>
          <w:color w:val="222222"/>
        </w:rPr>
        <w:t>, 헬프센터도 유료 구독 중에 만든 곡은 사용자가 소유자라고 안내합니다.</w:t>
      </w:r>
      <w:r>
        <w:rPr>
          <w:rStyle w:val="aff0"/>
          <w:lang w:eastAsia="ko-KR"/>
          <w:rFonts w:cs="맑은 고딕"/>
          <w:color w:val="222222"/>
        </w:rPr>
        <w:footnoteReference w:id="3"/>
      </w:r>
      <w:r>
        <w:rPr>
          <w:lang w:eastAsia="ko-KR"/>
          <w:rFonts w:cs="맑은 고딕"/>
          <w:color w:val="222222"/>
        </w:rPr>
        <w:t xml:space="preserve"> </w:t>
      </w:r>
      <w:r>
        <w:rPr>
          <w:lang w:eastAsia="ko-KR"/>
        </w:rPr>
        <w:t>반대로 무료(Basic) 플랜으로 만든 곡은 Suno가 소유권을 유지하며, 사용자는 비상업·개인 용도로만 쓸 수 있습니다.</w:t>
      </w:r>
    </w:p>
    <w:p>
      <w:pPr>
        <w:jc w:val="both"/>
        <w:spacing w:line="408" w:lineRule="auto"/>
        <w:rPr>
          <w:lang w:eastAsia="ko-KR"/>
        </w:rPr>
      </w:pPr>
      <w:r>
        <w:rPr>
          <w:lang w:eastAsia="ko-KR"/>
        </w:rPr>
        <w:t xml:space="preserve">여기서 짚고 넘어갈 일정이 하나 있습니다. Suno는 2025년 11월 워너뮤직그룹과 소송을 합의하면서 라이선스 모델 도입과 다운로드 제한을 예고했고, 그 내용이 2026년 9월 3일 시행되는 새 약관에 반영됐습니다. 이 책의 독자에게 가장 중요한 변화는 상업적 이용 권리가 </w:t>
      </w:r>
      <w:r>
        <w:rPr>
          <w:lang w:eastAsia="ko-KR"/>
        </w:rPr>
        <w:t>‘</w:t>
      </w:r>
      <w:r>
        <w:rPr>
          <w:lang w:eastAsia="ko-KR"/>
        </w:rPr>
        <w:t>다운로드한 곡</w:t>
      </w:r>
      <w:r>
        <w:rPr>
          <w:lang w:eastAsia="ko-KR"/>
        </w:rPr>
        <w:t>’</w:t>
      </w:r>
      <w:r>
        <w:rPr>
          <w:lang w:eastAsia="ko-KR"/>
        </w:rPr>
        <w:t>에만 붙는다는 점입니다. 등급별로 정해진 월 다운로드 횟수 안에서 내려받은 곡만 유튜브에 올려 수익화할 수 있고, 다운로드하지 않은 곡은 상업적으로 쓸 수 없습니다. Suno가 곡에 심어 둔 워터마크나 메타데이터를 지우는 것, 승인된 경로가 아닌 방법으로 파일을 확보하는 것도 금지됩니다. 대신 한 번 정상적으로 다운로드한 곡의 상업적 이용 권리는 영구적이어서, 나중에 구독을 해지해도 그대로 남습니다.</w:t>
      </w:r>
    </w:p>
    <w:p>
      <w:pPr>
        <w:jc w:val="both"/>
        <w:spacing w:after="100" w:line="408" w:lineRule="auto"/>
        <w:rPr>
          <w:lang w:eastAsia="ko-KR"/>
        </w:rPr>
      </w:pPr>
      <w:r>
        <w:rPr>
          <w:lang w:eastAsia="ko-KR"/>
        </w:rPr>
        <w:t>정리하면, Suno 약관상 ‘소유’를 인정받는 것과 저작권법상 ‘저작권을 인정받는 것’은 다른 문제입니다. 앞의 것은 Suno와 나 사이의 계약이고, 뒤의 것은 누구에게나 주장할 수 있는 법적 권리입니다. 다운로드 요건만 지킨다면 유료 플랜으로 만든 곡을 유튜브에 올려 수익화하는 데는 약관상 걸림돌은 없지만, 누군가 그 곡을 무단으로 재업로드했을 때 순수 AI 생성물만으로는 저작권 침해를 주장하기가 쉽지 않습니다. 그래서 앞서 말한 ‘사람의 창작적 기여’가 실질적인 보호막이 됩니다</w:t>
      </w:r>
      <w:r>
        <w:rPr>
          <w:rStyle w:val="aff0"/>
          <w:lang w:eastAsia="ko-KR"/>
        </w:rPr>
        <w:footnoteReference w:id="4"/>
      </w:r>
      <w:r>
        <w:rPr>
          <w:lang w:eastAsia="ko-KR"/>
        </w:rPr>
        <w:t>.</w:t>
      </w:r>
    </w:p>
    <w:p>
      <w:pPr>
        <w:jc w:val="both"/>
        <w:spacing w:before="400"/>
        <w:rPr>
          <w:lang w:eastAsia="ko-KR"/>
        </w:rPr>
      </w:pPr>
      <w:r>
        <w:rPr>
          <w:lang w:eastAsia="ko-KR"/>
          <w:rFonts w:cs="맑은 고딕"/>
          <w:b/>
          <w:color w:val="C0392B"/>
          <w:sz w:val="25"/>
        </w:rPr>
        <w:t>■ Suno로 만든 곡을 상업적으로 써도 될까</w:t>
      </w:r>
    </w:p>
    <w:p>
      <w:pPr>
        <w:jc w:val="both"/>
        <w:spacing w:after="150" w:before="200" w:line="408" w:lineRule="auto"/>
        <w:rPr>
          <w:lang w:eastAsia="ko-KR"/>
        </w:rPr>
      </w:pPr>
      <w:r>
        <w:rPr>
          <w:lang w:eastAsia="ko-KR"/>
          <w:rFonts w:cs="맑은 고딕"/>
          <w:b/>
          <w:color w:val="C0392B"/>
        </w:rPr>
        <w:t xml:space="preserve">Q. </w:t>
      </w:r>
      <w:r>
        <w:rPr>
          <w:lang w:eastAsia="ko-KR"/>
          <w:rFonts w:cs="맑은 고딕"/>
          <w:b/>
          <w:color w:val="222222"/>
        </w:rPr>
        <w:t>AI 음악을 상업적으로 사용할 수 있을까요?</w:t>
      </w:r>
    </w:p>
    <w:p>
      <w:pPr>
        <w:jc w:val="both"/>
        <w:spacing w:after="100" w:line="408" w:lineRule="auto"/>
        <w:rPr>
          <w:lang w:eastAsia="ko-KR"/>
        </w:rPr>
      </w:pPr>
      <w:r>
        <w:rPr>
          <w:lang w:eastAsia="ko-KR"/>
          <w:rFonts w:cs="맑은 고딕"/>
          <w:b/>
          <w:color w:val="C0392B"/>
        </w:rPr>
        <w:t>A. Suno를 기준으로 답하면, 유료 구독자는 자신이 만든 곡을 상업적으로 사용할 수 있고, 무료 플랜 사용자는 사용할 수 없습니다.</w:t>
      </w:r>
      <w:r>
        <w:rPr>
          <w:lang w:eastAsia="ko-KR"/>
          <w:rFonts w:cs="맑은 고딕"/>
          <w:color w:val="222222"/>
        </w:rPr>
        <w:t xml:space="preserve"> 무료 플랜으로 만든 곡은 비상업·개인용으로만 쓸 수 있고, 수익화가 허용되지 않습니다.</w:t>
      </w:r>
    </w:p>
    <w:p>
      <w:pPr>
        <w:jc w:val="both"/>
        <w:spacing w:after="100" w:line="408" w:lineRule="auto"/>
        <w:rPr>
          <w:lang w:eastAsia="ko-KR"/>
        </w:rPr>
      </w:pPr>
      <w:r>
        <w:rPr>
          <w:lang w:eastAsia="ko-KR"/>
          <w:rFonts w:cs="맑은 고딕"/>
          <w:color w:val="222222"/>
        </w:rPr>
        <w:t xml:space="preserve">특히 주의할 점이 하나 있습니다. </w:t>
      </w:r>
      <w:r>
        <w:rPr>
          <w:lang w:eastAsia="ko-KR"/>
          <w:rFonts w:cs="맑은 고딕"/>
          <w:b/>
          <w:color w:val="222222"/>
        </w:rPr>
        <w:t>무료로 만든 좋은 곡이 있어서 나중에 유료로 구독을 시작해도, 그 곡에 소급해서 상업 권리가 생기지는 않</w:t>
      </w:r>
      <w:r>
        <w:rPr>
          <w:lang w:eastAsia="ko-KR"/>
          <w:rFonts w:cs="맑은 고딕" w:hint="eastAsia"/>
          <w:b/>
          <w:color w:val="222222"/>
        </w:rPr>
        <w:t>는다는 점입</w:t>
      </w:r>
      <w:r>
        <w:rPr>
          <w:lang w:eastAsia="ko-KR"/>
          <w:rFonts w:cs="맑은 고딕"/>
          <w:b/>
          <w:color w:val="222222"/>
        </w:rPr>
        <w:t>니다.</w:t>
      </w:r>
      <w:r>
        <w:rPr>
          <w:lang w:eastAsia="ko-KR"/>
          <w:rFonts w:cs="맑은 고딕"/>
          <w:color w:val="222222"/>
        </w:rPr>
        <w:t xml:space="preserve"> Suno는 ‘구독 이전에 만든 곡에는 소급 라이선스가 부여되지 않는다’고 명시하고 있습니다. 따라서 상업적으로 쓸 곡은 </w:t>
      </w:r>
      <w:r>
        <w:rPr>
          <w:lang w:eastAsia="ko-KR"/>
          <w:rFonts w:cs="맑은 고딕"/>
          <w:b/>
          <w:color w:val="C0392B"/>
        </w:rPr>
        <w:t>유료 구독 상태에서 생성</w:t>
      </w:r>
      <w:r>
        <w:rPr>
          <w:lang w:eastAsia="ko-KR"/>
          <w:rFonts w:cs="맑은 고딕"/>
          <w:color w:val="222222"/>
        </w:rPr>
        <w:t>하는 것이 안전합니다.</w:t>
      </w:r>
    </w:p>
    <w:p>
      <w:pPr>
        <w:jc w:val="both"/>
        <w:spacing w:after="100" w:line="408" w:lineRule="auto"/>
        <w:rPr>
          <w:lang w:eastAsia="ko-KR"/>
        </w:rPr>
      </w:pPr>
      <w:del w:id="176" w:author="hkclj" w:date="1970-01-08T23:26:08Z">
        <w:r>
          <w:rPr>
            <w:lang w:eastAsia="ko-KR"/>
            <w:rFonts w:cs="맑은 고딕"/>
            <w:color w:val="222222"/>
          </w:rPr>
          <w:delText xml:space="preserve">또 하나, </w:delText>
        </w:r>
        <w:commentRangeStart w:id="6"/>
        <w:r>
          <w:rPr>
            <w:lang w:eastAsia="ko-KR"/>
            <w:rFonts w:cs="맑은 고딕"/>
            <w:color w:val="222222"/>
          </w:rPr>
          <w:delText>이 책은 부록에서 sunoapi.org 같은 외부 API 경로를 참고용으로 다룹니다.</w:delText>
        </w:r>
        <w:commentRangeEnd w:id="6"/>
        <w:r>
          <w:rPr>
            <w:rStyle w:val="af8"/>
          </w:rPr>
          <w:commentReference w:id="6"/>
        </w:r>
        <w:r>
          <w:rPr>
            <w:lang w:eastAsia="ko-KR"/>
            <w:rFonts w:cs="맑은 고딕"/>
            <w:color w:val="222222"/>
          </w:rPr>
          <w:delText xml:space="preserve"> </w:delText>
        </w:r>
      </w:del>
      <w:del w:id="177" w:author="hkclj" w:date="2026-08-22T08:45:16Z">
        <w:r>
          <w:rPr>
            <w:lang w:eastAsia="ko-KR"/>
            <w:rFonts w:cs="맑은 고딕"/>
            <w:color w:val="222222"/>
          </w:rPr>
          <w:delText>다</w:delText>
        </w:r>
      </w:del>
      <w:del w:id="178" w:author="hkclj" w:date="2026-08-22T08:45:16Z">
        <w:r>
          <w:rPr>
            <w:lang w:eastAsia="ko-KR"/>
            <w:rFonts w:cs="맑은 고딕"/>
            <w:color w:val="222222"/>
          </w:rPr>
          <w:delText>만</w:delText>
        </w:r>
      </w:del>
      <w:del w:id="179" w:author="hkclj" w:date="2026-08-22T08:45:17Z">
        <w:r>
          <w:rPr>
            <w:lang w:eastAsia="ko-KR"/>
            <w:rFonts w:cs="맑은 고딕"/>
            <w:color w:val="222222"/>
          </w:rPr>
          <w:delText xml:space="preserve"> </w:delText>
        </w:r>
      </w:del>
      <w:r>
        <w:rPr>
          <w:lang w:eastAsia="ko-KR"/>
          <w:rFonts w:cs="맑은 고딕"/>
          <w:color w:val="222222"/>
        </w:rPr>
        <w:t xml:space="preserve">상업적으로 배포·수익화할 곡이라면 Suno 공식 구독(Pro/Premier)을 통해 생성하는 것을 권장합니다. 특히 2026년 9월 3일 시행 약관은 Suno가 제공하는 다운로드 경로가 아닌 방법으로 산출물 사본을 취득하는 행위를 금지하고, 상업적 이용을 </w:t>
      </w:r>
      <w:r>
        <w:rPr>
          <w:lang w:eastAsia="ko-KR"/>
          <w:rFonts w:cs="맑은 고딕"/>
          <w:color w:val="222222"/>
        </w:rPr>
        <w:t>‘</w:t>
      </w:r>
      <w:r>
        <w:rPr>
          <w:lang w:eastAsia="ko-KR"/>
          <w:rFonts w:cs="맑은 고딕"/>
          <w:color w:val="222222"/>
        </w:rPr>
        <w:t>정상 다운로드한 곡</w:t>
      </w:r>
      <w:r>
        <w:rPr>
          <w:lang w:eastAsia="ko-KR"/>
          <w:rFonts w:cs="맑은 고딕"/>
          <w:color w:val="222222"/>
        </w:rPr>
        <w:t>’</w:t>
      </w:r>
      <w:r>
        <w:rPr>
          <w:lang w:eastAsia="ko-KR"/>
          <w:rFonts w:cs="맑은 고딕"/>
          <w:color w:val="222222"/>
        </w:rPr>
        <w:t>으로 한정합니다.⁹ 외부 게이트웨이로 받은 파일은 이 요건을 충족한다고 보기 어려우므로, 수익이 걸린 채널이라면 반드시 공식 경로를 쓰시기 바랍니다.</w:t>
      </w:r>
    </w:p>
    <w:p>
      <w:pPr>
        <w:jc w:val="both"/>
        <w:spacing w:after="150" w:before="200" w:line="408" w:lineRule="auto"/>
        <w:rPr>
          <w:lang w:eastAsia="ko-KR"/>
          <w:rFonts w:cs="맑은 고딕"/>
          <w:b/>
          <w:color w:val="222222"/>
        </w:rPr>
      </w:pPr>
      <w:r>
        <w:rPr>
          <w:lang w:eastAsia="ko-KR"/>
          <w:rFonts w:cs="맑은 고딕"/>
          <w:b/>
          <w:color w:val="C0392B"/>
        </w:rPr>
        <w:t xml:space="preserve">Q. </w:t>
      </w:r>
      <w:r>
        <w:rPr>
          <w:lang w:eastAsia="ko-KR"/>
          <w:rFonts w:cs="맑은 고딕"/>
          <w:b/>
          <w:color w:val="222222"/>
        </w:rPr>
        <w:t>실제 가수의 목소리나 유명 곡을 흉내 내도 되나요?</w:t>
      </w:r>
    </w:p>
    <w:p>
      <w:pPr>
        <w:spacing w:line="408"/>
        <w:rPr>
          <w:lang w:eastAsia="ko-KR"/>
        </w:rPr>
        <w:pPrChange w:id="180" w:author="hkclj" w:date="2026-08-22T08:45:43Z">
          <w:pPr/>
        </w:pPrChange>
      </w:pPr>
      <w:r>
        <w:rPr>
          <w:lang w:eastAsia="ko-KR"/>
          <w:rFonts w:cs="맑은 고딕"/>
          <w:b/>
          <w:color w:val="C0392B"/>
        </w:rPr>
        <w:t xml:space="preserve">A. </w:t>
      </w:r>
      <w:r>
        <w:rPr>
          <w:lang w:eastAsia="ko-KR"/>
          <w:rFonts w:cs="맑은 고딕"/>
          <w:color w:val="222222"/>
        </w:rPr>
        <w:t xml:space="preserve">안 됩니다. </w:t>
      </w:r>
      <w:r>
        <w:rPr>
          <w:lang w:eastAsia="ko-KR"/>
          <w:rFonts w:cs="맑은 고딕"/>
          <w:b/>
          <w:color w:val="222222"/>
        </w:rPr>
        <w:t>특정 실존 가수의 목소리를 복제하거나 기존 곡을 그대로 모방하는 것은 저작권 침해</w:t>
      </w:r>
      <w:r>
        <w:rPr>
          <w:lang w:eastAsia="ko-KR"/>
        </w:rPr>
        <w:t>는 물론 초상권·음성권 같은 인격권과 퍼블리시티권 침해로도</w:t>
      </w:r>
      <w:r>
        <w:rPr>
          <w:lang w:eastAsia="ko-KR"/>
          <w:rFonts w:cs="맑은 고딕"/>
          <w:color w:val="222222"/>
        </w:rPr>
        <w:t xml:space="preserve"> 이어질 수 있습니다.</w:t>
      </w:r>
      <w:r>
        <w:rPr>
          <w:rStyle w:val="aff0"/>
          <w:lang w:eastAsia="ko-KR"/>
          <w:rFonts w:cs="맑은 고딕"/>
          <w:color w:val="222222"/>
        </w:rPr>
        <w:footnoteReference w:id="5"/>
      </w:r>
      <w:r>
        <w:rPr>
          <w:lang w:eastAsia="ko-KR"/>
          <w:rFonts w:cs="맑은 고딕"/>
          <w:color w:val="222222"/>
        </w:rPr>
        <w:t xml:space="preserve"> </w:t>
      </w:r>
      <w:r>
        <w:rPr>
          <w:lang w:eastAsia="ko-KR"/>
        </w:rPr>
        <w:t>대형 음반사들이 AI 음악 서비스를 상대로 제기해 온(그리고 일부는 지금도 진행 중인) 소송의 핵심 쟁점</w:t>
      </w:r>
      <w:r>
        <w:rPr>
          <w:lang w:eastAsia="ko-KR"/>
          <w:rFonts w:cs="맑은 고딕"/>
          <w:color w:val="222222"/>
        </w:rPr>
        <w:t>도 ‘허락 없이 기존 음원을 학습·모방했다’는 점이었습니다.</w:t>
      </w:r>
    </w:p>
    <w:p>
      <w:pPr>
        <w:jc w:val="both"/>
        <w:spacing w:after="100" w:line="408" w:lineRule="auto"/>
        <w:rPr>
          <w:lang w:eastAsia="ko-KR"/>
        </w:rPr>
      </w:pPr>
      <w:r>
        <w:rPr>
          <w:lang w:eastAsia="ko-KR"/>
          <w:rFonts w:cs="맑은 고딕"/>
          <w:color w:val="222222"/>
        </w:rPr>
        <w:t xml:space="preserve">이 책이 예시로 삼는 </w:t>
      </w:r>
      <w:r>
        <w:rPr>
          <w:rFonts w:cs="맑은 고딕"/>
          <w:b/>
          <w:color w:val="000000"/>
          <w:rPrChange w:id="181" w:author="hkclj" w:date="2026-08-22T16:25:43Z">
            <w:rPr>
              <w:lang w:eastAsia="ko-KR"/>
              <w:rFonts w:cs="맑은 고딕"/>
              <w:b/>
              <w:color w:val="C0392B"/>
            </w:rPr>
          </w:rPrChange>
        </w:rPr>
        <w:t>1960~70년대 올드 샹송</w:t>
      </w:r>
      <w:r>
        <w:rPr>
          <w:lang w:eastAsia="ko-KR"/>
          <w:rFonts w:cs="맑은 고딕"/>
          <w:color w:val="222222"/>
        </w:rPr>
        <w:t xml:space="preserve">처럼, 특정 실존 아티스트를 복제하는 대신 </w:t>
      </w:r>
      <w:r>
        <w:rPr>
          <w:lang w:eastAsia="ko-KR"/>
          <w:rFonts w:cs="맑은 고딕"/>
          <w:b/>
          <w:color w:val="222222"/>
        </w:rPr>
        <w:t>장르의 분위기를 새롭게 재해석</w:t>
      </w:r>
      <w:r>
        <w:rPr>
          <w:lang w:eastAsia="ko-KR"/>
          <w:rFonts w:cs="맑은 고딕"/>
          <w:color w:val="222222"/>
        </w:rPr>
        <w:t>하는 방식이 법적으로도, 플랫폼 정책상으로도 훨씬 안전합니다.</w:t>
      </w:r>
    </w:p>
    <w:p>
      <w:pPr>
        <w:jc w:val="both"/>
        <w:spacing w:before="400"/>
        <w:rPr>
          <w:lang w:eastAsia="ko-KR"/>
        </w:rPr>
      </w:pPr>
      <w:r>
        <w:rPr>
          <w:lang w:eastAsia="ko-KR"/>
          <w:rFonts w:cs="맑은 고딕"/>
          <w:b/>
          <w:color w:val="C0392B"/>
          <w:sz w:val="25"/>
        </w:rPr>
        <w:t>■ 유튜브와 음원 플랫폼은 AI 음악을 어떻게 다룰까</w:t>
      </w:r>
    </w:p>
    <w:p>
      <w:pPr>
        <w:jc w:val="both"/>
        <w:spacing w:after="150" w:before="200" w:line="408" w:lineRule="auto"/>
        <w:rPr>
          <w:lang w:eastAsia="ko-KR"/>
        </w:rPr>
      </w:pPr>
      <w:r>
        <w:rPr>
          <w:lang w:eastAsia="ko-KR"/>
          <w:rFonts w:cs="맑은 고딕"/>
          <w:b/>
          <w:color w:val="C0392B"/>
        </w:rPr>
        <w:t xml:space="preserve">Q. </w:t>
      </w:r>
      <w:r>
        <w:rPr>
          <w:lang w:eastAsia="ko-KR"/>
          <w:rFonts w:cs="맑은 고딕"/>
          <w:b/>
          <w:color w:val="222222"/>
        </w:rPr>
        <w:t>유튜브는 AI 음악을 어떻게 다루고 있나요?</w:t>
      </w:r>
    </w:p>
    <w:p>
      <w:pPr>
        <w:jc w:val="both"/>
        <w:spacing w:after="100" w:line="408" w:lineRule="auto"/>
        <w:rPr>
          <w:lang w:eastAsia="ko-KR"/>
        </w:rPr>
      </w:pPr>
      <w:r>
        <w:rPr>
          <w:lang w:eastAsia="ko-KR"/>
          <w:rFonts w:cs="맑은 고딕"/>
          <w:b/>
          <w:color w:val="C0392B"/>
        </w:rPr>
        <w:t xml:space="preserve">A. </w:t>
      </w:r>
      <w:r>
        <w:rPr>
          <w:lang w:eastAsia="ko-KR"/>
          <w:rFonts w:cs="맑은 고딕"/>
          <w:color w:val="222222"/>
        </w:rPr>
        <w:t xml:space="preserve">유튜브는 AI 음악을 금지하지 않습니다. </w:t>
      </w:r>
      <w:r>
        <w:rPr>
          <w:lang w:eastAsia="ko-KR"/>
          <w:rFonts w:cs="맑은 고딕"/>
          <w:b/>
          <w:color w:val="222222"/>
        </w:rPr>
        <w:t>AI로 만든 곡도 수익화가 가능합니다.</w:t>
      </w:r>
      <w:r>
        <w:rPr>
          <w:lang w:eastAsia="ko-KR"/>
          <w:rFonts w:cs="맑은 고딕"/>
          <w:color w:val="222222"/>
        </w:rPr>
        <w:t xml:space="preserve"> 다만 2025년 7월 15일부터 적용된 정책 변화에 유의해야 합니다. 유튜브는 기존 ‘반복 콘텐츠(repetitious content)’ 정책의 이름을 ‘비진정성 콘텐츠(inauthentic content)’로 바꿨습니다. 그러면서 반복적이거나 대량 생산된 콘텐츠가 여기 포함된다는 점을 분명히 했습니다. 유튜브는 이런 콘텐츠가 원래부터 수익화 대상이 아니었으며, 이번 변경은 기준을 명확히 한 것이라고 설명합니다.</w:t>
      </w:r>
    </w:p>
    <w:p>
      <w:pPr>
        <w:jc w:val="both"/>
        <w:spacing w:after="100" w:line="408" w:lineRule="auto"/>
        <w:rPr>
          <w:lang w:eastAsia="ko-KR"/>
          <w:rFonts w:cs="맑은 고딕"/>
          <w:color w:val="222222"/>
        </w:rPr>
      </w:pPr>
      <w:r>
        <w:rPr>
          <w:lang w:eastAsia="ko-KR"/>
          <w:rFonts w:cs="맑은 고딕"/>
          <w:color w:val="222222"/>
        </w:rPr>
        <w:t xml:space="preserve">즉 핵심은 ‘AI를 썼느냐’가 아니라 </w:t>
      </w:r>
      <w:r>
        <w:rPr>
          <w:lang w:eastAsia="ko-KR"/>
          <w:rFonts w:cs="맑은 고딕"/>
          <w:b/>
          <w:color w:val="222222"/>
        </w:rPr>
        <w:t>‘사람의 큐레이션과 편집 가치가 있느냐’</w:t>
      </w:r>
      <w:r>
        <w:rPr>
          <w:lang w:eastAsia="ko-KR"/>
          <w:rFonts w:cs="맑은 고딕"/>
          <w:color w:val="222222"/>
        </w:rPr>
        <w:t>입니다. Suno로 뽑은 곡을 손대지 않고 무더기로 올리는 채널은 제재 대상이 되기 쉽지만, 이 책처럼 장르를 기획하고 곡을 선별·배열하고 영상과 썸네일을 직접 만드는 채널은 ‘진정성 있는 창작’으로 인정받을 여지가 큽니다. 실제로 슬립·로파이·시네마틱처럼 기획과 편집이 들어간 음악 채널은 이 정책 시행 이후에도 수익화를 유지하고 있습니다.</w:t>
      </w:r>
    </w:p>
    <w:p>
      <w:pPr>
        <w:jc w:val="both"/>
        <w:spacing w:after="100" w:line="408" w:lineRule="auto"/>
        <w:rPr>
          <w:lang w:eastAsia="ko-KR"/>
        </w:rPr>
      </w:pPr>
      <w:r>
        <w:rPr>
          <w:lang w:eastAsia="ko-KR"/>
          <w:rFonts w:hint="eastAsia"/>
        </w:rPr>
        <w:t>유튜브</w:t>
      </w:r>
      <w:r>
        <w:rPr>
          <w:lang w:eastAsia="ko-KR"/>
        </w:rPr>
        <w:t>는 시청자에게 현재 보고 있는 콘텐츠에 대한 정보를 제공하기 위해 크리에이터가 AI를 사용하여 콘텐츠를 유의미하게 변경하거나 실사 같은 콘텐츠를 생성한 경우 이 사실을 공개하도록 하고 있습니다.</w:t>
      </w:r>
    </w:p>
    <w:p>
      <w:pPr>
        <w:jc w:val="both"/>
        <w:spacing w:after="150" w:before="200" w:line="408" w:lineRule="auto"/>
        <w:rPr>
          <w:lang w:eastAsia="ko-KR"/>
        </w:rPr>
      </w:pPr>
      <w:r>
        <w:rPr>
          <w:lang w:eastAsia="ko-KR"/>
          <w:rFonts w:cs="맑은 고딕"/>
          <w:b/>
          <w:color w:val="C0392B"/>
        </w:rPr>
        <w:t xml:space="preserve">Q. </w:t>
      </w:r>
      <w:r>
        <w:rPr>
          <w:lang w:eastAsia="ko-KR"/>
          <w:rFonts w:cs="맑은 고딕"/>
          <w:b/>
          <w:color w:val="222222"/>
        </w:rPr>
        <w:t>스포티파이 같은 음원 플랫폼</w:t>
      </w:r>
      <w:r>
        <w:rPr>
          <w:lang w:eastAsia="ko-KR"/>
          <w:rFonts w:cs="맑은 고딕" w:hint="eastAsia"/>
          <w:b/>
          <w:color w:val="222222"/>
        </w:rPr>
        <w:t>은</w:t>
      </w:r>
      <w:r>
        <w:rPr>
          <w:lang w:eastAsia="ko-KR"/>
          <w:rFonts w:cs="맑은 고딕"/>
          <w:b/>
          <w:color w:val="222222"/>
        </w:rPr>
        <w:t xml:space="preserve"> 조건이 다른가요?</w:t>
      </w:r>
    </w:p>
    <w:p>
      <w:pPr>
        <w:jc w:val="both"/>
        <w:spacing w:after="100" w:line="408" w:lineRule="auto"/>
        <w:rPr>
          <w:lang w:eastAsia="ko-KR"/>
          <w:rFonts w:cs="맑은 고딕"/>
          <w:b/>
          <w:color w:val="222222"/>
        </w:rPr>
      </w:pPr>
      <w:r>
        <w:rPr>
          <w:lang w:eastAsia="ko-KR"/>
          <w:rFonts w:cs="맑은 고딕"/>
          <w:b/>
          <w:color w:val="C0392B"/>
        </w:rPr>
        <w:t xml:space="preserve">A. </w:t>
      </w:r>
      <w:r>
        <w:rPr>
          <w:lang w:eastAsia="ko-KR"/>
          <w:rFonts w:cs="맑은 고딕"/>
          <w:color w:val="222222"/>
        </w:rPr>
        <w:t xml:space="preserve">큰 방향은 비슷하되, </w:t>
      </w:r>
      <w:r>
        <w:rPr>
          <w:lang w:eastAsia="ko-KR"/>
          <w:rFonts w:cs="맑은 고딕"/>
          <w:b/>
          <w:color w:val="222222"/>
        </w:rPr>
        <w:t>‘AI 사용 여부를 표시하라’는 요구가 점점 강해지고 있습니다.</w:t>
      </w:r>
    </w:p>
    <w:p>
      <w:pPr>
        <w:spacing w:line="408"/>
        <w:rPr>
          <w:lang w:eastAsia="ko-KR"/>
        </w:rPr>
        <w:pPrChange w:id="182" w:author="hkclj" w:date="2026-08-22T08:46:33Z">
          <w:pPr/>
        </w:pPrChange>
      </w:pPr>
      <w:r>
        <w:rPr>
          <w:lang w:eastAsia="ko-KR"/>
        </w:rPr>
        <w:t>2025년 9월 스포티파이가 AI 공시를 정책에 반영하며 먼저 움직였고, 애플뮤직도 2026년 3월부터 유통사(디스트로키드, 튠코어 등)를 통해 업로드할 때 AI 생성 음원 여부를 표기하도록 하는 업계 표준(DDEX 기반 AI 공시)을 적용하고 있습니다.</w:t>
      </w:r>
    </w:p>
    <w:p>
      <w:pPr>
        <w:jc w:val="both"/>
        <w:spacing w:after="100" w:line="408" w:lineRule="auto"/>
        <w:rPr>
          <w:lang w:eastAsia="ko-KR"/>
        </w:rPr>
      </w:pPr>
      <w:r>
        <w:rPr>
          <w:lang w:eastAsia="ko-KR"/>
          <w:rFonts w:cs="맑은 고딕"/>
          <w:color w:val="222222"/>
        </w:rPr>
        <w:t xml:space="preserve">그래서 음원 플랫폼에 유통할 계획이라면, </w:t>
      </w:r>
      <w:r>
        <w:rPr>
          <w:lang w:eastAsia="ko-KR"/>
          <w:rFonts w:cs="맑은 고딕"/>
          <w:b/>
          <w:color w:val="222222"/>
        </w:rPr>
        <w:t>곡을 만든 경로(공식 유료 구독 여부)와 사람의 기여 내역을 정리해 두는 것</w:t>
      </w:r>
      <w:r>
        <w:rPr>
          <w:lang w:eastAsia="ko-KR"/>
          <w:rFonts w:cs="맑은 고딕"/>
          <w:color w:val="222222"/>
        </w:rPr>
        <w:t>이 중요합니다. 영화·광고 같은 곳에 라이선싱하려는 경우에는 상대측이 ‘권리 출처(chain of title)’를 더 엄격히 따지므로, 공식 경로로 생성하고 계약 조건을 반드시 확인해야 합니다.</w:t>
      </w:r>
    </w:p>
    <w:p>
      <w:pPr>
        <w:jc w:val="both"/>
        <w:spacing w:after="150" w:line="408" w:lineRule="auto"/>
        <w:rPr>
          <w:lang w:eastAsia="ko-KR"/>
        </w:rPr>
      </w:pPr>
      <w:r>
        <w:rPr>
          <w:lang w:eastAsia="ko-KR"/>
          <w:rFonts w:cs="맑은 고딕"/>
          <w:color w:val="222222"/>
        </w:rPr>
        <w:t xml:space="preserve">여기까지가 곡을 만들기 전 알아 두면 좋은 저작권·수익화의 큰 그림입니다. 이 책의 뒷부분(수익화·채널 운영 장)에서는 </w:t>
      </w:r>
      <w:r>
        <w:rPr>
          <w:lang w:eastAsia="ko-KR"/>
          <w:rFonts w:cs="맑은 고딕"/>
          <w:b/>
          <w:color w:val="222222"/>
        </w:rPr>
        <w:t>수익이 실제로 어떤 조건에서 발생하는지, 조회수 수익과 음원 인세는 어떻게 다른지</w:t>
      </w:r>
      <w:r>
        <w:rPr>
          <w:lang w:eastAsia="ko-KR"/>
          <w:rFonts w:cs="맑은 고딕"/>
          <w:color w:val="222222"/>
        </w:rPr>
        <w:t>를 다시 자세히 다룹니다. 다만 저작권·정책은 나라와 시점에 따라 달라지고, 개별 사안마다 판단이 갈릴 수 있습니다. 그러므로 수익이 크게 걸린 프로젝트라면 최신 약관과 정책을 다시 확인하고, 필요하면 전문가의 자문을 받는 것을 권합니다.</w:t>
      </w:r>
    </w:p>
    <w:sectPr>
      <w:pgSz w:w="10437" w:h="15120"/>
      <w:pgMar w:top="1134" w:right="1134" w:bottom="1247" w:left="1134" w:header="680" w:footer="284" w:gutter="0"/>
      <w:cols w:space="720"/>
      <w:docGrid w:linePitch="360"/>
      <w:headerReference w:type="default" r:id="rId14"/>
      <w:footerReference w:type="default" r:id="rId15"/>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comment w:id="1" w:author="만든 이" w:date="2026-08-19T05:25:00Z" w:initials="오전">
    <w:p>
      <w:pPr>
        <w:pStyle w:val="af9"/>
        <w:rPr>
          <w:lang w:eastAsia="ko-KR"/>
        </w:rPr>
      </w:pPr>
      <w:r>
        <w:rPr>
          <w:rStyle w:val="af8"/>
        </w:rPr>
        <w:annotationRef/>
      </w:r>
      <w:r>
        <w:rPr>
          <w:lang w:eastAsia="ko-KR"/>
          <w:rFonts w:hint="eastAsia"/>
        </w:rPr>
        <w:t>이 부분만 제목 양식이 다릅니다. 위, 아래에 맞춰서</w:t>
      </w:r>
    </w:p>
    <w:p>
      <w:pPr>
        <w:pStyle w:val="af9"/>
        <w:rPr>
          <w:lang w:eastAsia="ko-KR"/>
        </w:rPr>
      </w:pPr>
    </w:p>
    <w:p>
      <w:pPr>
        <w:jc w:val="both"/>
        <w:spacing w:after="80" w:line="408" w:lineRule="auto"/>
        <w:rPr>
          <w:lang w:eastAsia="ko-KR"/>
          <w:rFonts w:cs="맑은 고딕"/>
          <w:b/>
          <w:color w:val="C0392B"/>
          <w:szCs w:val="21"/>
        </w:rPr>
      </w:pPr>
      <w:r>
        <w:rPr>
          <w:lang w:eastAsia="ko-KR"/>
          <w:rFonts w:cs="맑은 고딕"/>
          <w:b/>
          <w:color w:val="C0392B"/>
          <w:szCs w:val="21"/>
        </w:rPr>
        <w:t xml:space="preserve">■ </w:t>
      </w:r>
      <w:r>
        <w:rPr>
          <w:lang w:eastAsia="ko-KR"/>
          <w:rFonts w:cs="맑은 고딕" w:hint="eastAsia"/>
          <w:b/>
          <w:color w:val="C0392B"/>
          <w:szCs w:val="21"/>
        </w:rPr>
        <w:t>v</w:t>
      </w:r>
      <w:r>
        <w:rPr>
          <w:lang w:eastAsia="ko-KR"/>
          <w:rFonts w:cs="맑은 고딕"/>
          <w:b/>
          <w:color w:val="C0392B"/>
          <w:szCs w:val="21"/>
        </w:rPr>
        <w:t>idIQ</w:t>
      </w:r>
      <w:r>
        <w:rPr>
          <w:lang w:eastAsia="ko-KR"/>
          <w:rFonts w:cs="맑은 고딕" w:hint="eastAsia"/>
          <w:b/>
          <w:color w:val="C0392B"/>
          <w:szCs w:val="21"/>
        </w:rPr>
        <w:t xml:space="preserve"> 활용하기</w:t>
      </w:r>
    </w:p>
    <w:p>
      <w:pPr>
        <w:jc w:val="both"/>
        <w:spacing w:after="80" w:line="408" w:lineRule="auto"/>
        <w:rPr>
          <w:lang w:eastAsia="ko-KR"/>
          <w:rFonts w:cs="맑은 고딕"/>
          <w:b/>
          <w:color w:val="C0392B"/>
          <w:szCs w:val="21"/>
        </w:rPr>
      </w:pPr>
    </w:p>
    <w:p>
      <w:pPr>
        <w:jc w:val="both"/>
        <w:spacing w:after="80" w:line="408" w:lineRule="auto"/>
        <w:rPr>
          <w:lang w:eastAsia="ko-KR"/>
          <w:color w:val="000000"/>
        </w:rPr>
      </w:pPr>
      <w:r>
        <w:rPr>
          <w:lang w:eastAsia="ko-KR"/>
          <w:rFonts w:cs="맑은 고딕" w:hint="eastAsia"/>
          <w:b/>
          <w:color w:val="C0392B"/>
          <w:szCs w:val="21"/>
        </w:rPr>
        <w:t>로 쓰는게 어떨까요?</w:t>
      </w:r>
    </w:p>
  </w:comment>
  <w:comment w:id="2" w:author="만든 이" w:date="2026-08-18T23:42:00Z" w:initials="오전">
    <w:p>
      <w:pPr>
        <w:pStyle w:val="af9"/>
        <w:rPr>
          <w:lang w:eastAsia="ko-KR"/>
        </w:rPr>
      </w:pPr>
      <w:r>
        <w:rPr>
          <w:rStyle w:val="af8"/>
        </w:rPr>
        <w:annotationRef/>
      </w:r>
      <w:r>
        <w:rPr>
          <w:lang w:eastAsia="ko-KR"/>
          <w:rFonts w:hint="eastAsia"/>
        </w:rPr>
        <w:t xml:space="preserve">아래 그림에서는 다운로드가 아니라 </w:t>
      </w:r>
      <w:r>
        <w:rPr>
          <w:lang w:eastAsia="ko-KR"/>
        </w:rPr>
        <w:t>Get</w:t>
      </w:r>
      <w:r>
        <w:rPr>
          <w:lang w:eastAsia="ko-KR"/>
          <w:rFonts w:hint="eastAsia"/>
        </w:rPr>
        <w:t>으로 되어 있습니다.</w:t>
      </w:r>
    </w:p>
  </w:comment>
  <w:comment w:id="3" w:author="만든 이" w:date="2026-08-18T23:44:00Z" w:initials="오전">
    <w:p>
      <w:pPr>
        <w:pStyle w:val="af9"/>
        <w:rPr>
          <w:lang w:eastAsia="ko-KR"/>
        </w:rPr>
      </w:pPr>
      <w:r>
        <w:rPr>
          <w:rStyle w:val="af8"/>
        </w:rPr>
        <w:annotationRef/>
      </w:r>
      <w:r>
        <w:rPr>
          <w:lang w:eastAsia="ko-KR"/>
          <w:rFonts w:hint="eastAsia"/>
        </w:rPr>
        <w:t>추가했습니다.</w:t>
      </w:r>
    </w:p>
  </w:comment>
  <w:comment w:id="4" w:author="만든 이" w:date="2026-08-10T16:01:00Z" w:initials="오전">
    <w:p>
      <w:pPr>
        <w:pStyle w:val="af9"/>
        <w:rPr>
          <w:lang w:eastAsia="ko-KR"/>
          <w:rFonts/>
          <w:noProof/>
          <w:rtl w:val="off"/>
        </w:rPr>
      </w:pPr>
      <w:r>
        <w:rPr>
          <w:rStyle w:val="af8"/>
        </w:rPr>
        <w:annotationRef/>
      </w:r>
      <w:r>
        <w:rPr>
          <w:lang w:eastAsia="ko-KR"/>
          <w:rFonts w:hint="eastAsia"/>
        </w:rPr>
        <w:t xml:space="preserve">로그인해야만 </w:t>
      </w:r>
      <w:r>
        <w:rPr>
          <w:lang w:eastAsia="ko-KR"/>
        </w:rPr>
        <w:t>vidIQ</w:t>
      </w:r>
      <w:r>
        <w:rPr>
          <w:lang w:eastAsia="ko-KR"/>
          <w:rFonts w:hint="eastAsia"/>
        </w:rPr>
        <w:t>를 이용할 수 있</w:t>
      </w:r>
      <w:r>
        <w:rPr>
          <w:lang w:eastAsia="ko-KR"/>
          <w:rFonts w:hint="eastAsia"/>
          <w:noProof/>
          <w:sz w:val="26"/>
        </w:rPr>
        <w:t>는 것 같은데 로그인 부분은 설명하지 않아도 될까요?</w:t>
      </w:r>
      <w:r>
        <w:rPr>
          <w:lang w:eastAsia="ko-KR"/>
          <w:rFonts w:hint="eastAsia"/>
          <w:noProof/>
        </w:rPr>
        <w:t xml:space="preserve"> </w:t>
      </w:r>
    </w:p>
    <w:p>
      <w:pPr>
        <w:pStyle w:val="af9"/>
        <w:rPr>
          <w:lang w:eastAsia="ko-KR"/>
        </w:rPr>
      </w:pPr>
      <w:r>
        <w:rPr>
          <w:lang w:eastAsia="ko-KR"/>
          <w:rFonts w:hint="eastAsia"/>
          <w:noProof/>
          <w:rtl w:val="off"/>
        </w:rPr>
        <w:t>=&gt; 이미 구글이나 크롬 로그인해서 사용했기때문에 로그인 설명은 안해도 될 것 같습니다</w:t>
      </w:r>
    </w:p>
  </w:comment>
  <w:comment w:id="5" w:author="만든 이" w:date="2026-08-19T05:27:00Z" w:initials="오전">
    <w:p>
      <w:pPr>
        <w:pStyle w:val="af9"/>
        <w:rPr>
          <w:lang w:eastAsia="ko-KR"/>
          <w:rFonts w:hint="eastAsia"/>
          <w:rtl w:val="off"/>
        </w:rPr>
      </w:pPr>
      <w:r>
        <w:rPr>
          <w:rStyle w:val="af8"/>
        </w:rPr>
        <w:annotationRef/>
      </w:r>
      <w:r>
        <w:rPr>
          <w:lang w:eastAsia="ko-KR"/>
          <w:rFonts w:hint="eastAsia"/>
        </w:rPr>
        <w:t>검은색 굵게, 주황색 굵게가 섞여 있는데, 구분한 의미가 있는 게 아니라면 하나의 색으로 맞추면 좋겠습니다.</w:t>
      </w:r>
    </w:p>
    <w:p>
      <w:pPr>
        <w:pStyle w:val="af9"/>
        <w:rPr>
          <w:lang w:eastAsia="ko-KR"/>
        </w:rPr>
      </w:pPr>
      <w:r>
        <w:rPr>
          <w:lang w:eastAsia="ko-KR"/>
          <w:rtl w:val="off"/>
        </w:rPr>
        <w:t>=&gt; 반영완료</w:t>
      </w:r>
    </w:p>
  </w:comment>
  <w:comment w:id="6" w:author="만든 이" w:date="2026-08-18T23:55:00Z" w:initials="오전">
    <w:p>
      <w:pPr>
        <w:pStyle w:val="af9"/>
        <w:rPr>
          <w:lang w:eastAsia="ko-KR"/>
        </w:rPr>
      </w:pPr>
      <w:r>
        <w:rPr>
          <w:rStyle w:val="af8"/>
        </w:rPr>
        <w:annotationRef/>
      </w:r>
      <w:r>
        <w:rPr>
          <w:lang w:eastAsia="ko-KR"/>
          <w:rFonts w:hint="eastAsia"/>
        </w:rPr>
        <w:t>부록에서 다루지 않는다면 이 문장은 수정이 필요해 보입니다.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Arial"/>
    <w:charset w:val="00"/>
    <w:notTrueType w:val="false"/>
    <w:sig w:usb0="7FFFFFFF" w:usb1="7FFFFFFF" w:usb2="00000009" w:usb3="00000001" w:csb0="400001FF" w:csb1="7FFFFFFF"/>
  </w:font>
  <w:font w:name="맑은 고딕">
    <w:panose1 w:val="020B0503020000020004"/>
    <w:family w:val="Malgun Gothic"/>
    <w:charset w:val="00"/>
    <w:notTrueType w:val="false"/>
    <w:sig w:usb0="7FFFFFFF" w:usb1="29D77CFB" w:usb2="00000012" w:usb3="00000001" w:csb0="00080001" w:csb1="00000001"/>
  </w:font>
  <w:font w:name="바탕">
    <w:panose1 w:val="02030600000101010101"/>
    <w:family w:val="Batang"/>
    <w:charset w:val="00"/>
    <w:notTrueType w:val="false"/>
    <w:sig w:usb0="7FFFFFFF" w:usb1="69D77CFB" w:usb2="00000030" w:usb3="00000001" w:csb0="4008009F" w:csb1="7FFFFFFF"/>
  </w:font>
  <w:font w:name="Courier">
    <w:charset w:val="00"/>
    <w:notTrueType w:val="false"/>
  </w:font>
  <w:font w:name="Wingdings">
    <w:panose1 w:val="05000000000000000000"/>
    <w:family w:val="Wingdings"/>
    <w:charset w:val="00"/>
    <w:notTrueType w:val="false"/>
    <w:sig w:usb0="00000001" w:usb1="00000001" w:usb2="00000001" w:usb3="00000001" w:csb0="7FFFFF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Content>
      <w:p>
        <w:pPr>
          <w:pStyle w:val="11"/>
          <w:jc w:val="center"/>
        </w:pPr>
        <w:r/>
        <w:r>
          <w:fldChar w:fldCharType="begin"/>
        </w:r>
        <w:r>
          <w:instrText xml:space="preserve"> PAGE   \* MERGEFORMAT </w:instrText>
        </w:r>
        <w:r>
          <w:fldChar w:fldCharType="separate"/>
        </w:r>
        <w:r>
          <w:rPr>
            <w:noProof/>
          </w:rPr>
          <w:t>1</w:t>
        </w:r>
        <w:r>
          <w:fldChar w:fldCharType="end"/>
        </w:r>
      </w:p>
      <w:p>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aff1"/>
        <w:rPr>
          <w:del w:id="183" w:author="hkclj" w:date="2026-08-22T08:41:27Z"/>
          <w:lang w:eastAsia="ko-KR"/>
        </w:rPr>
      </w:pPr>
      <w:del w:id="184" w:author="hkclj" w:date="2026-08-22T08:41:27Z">
        <w:r>
          <w:rPr>
            <w:rStyle w:val="aff0"/>
          </w:rPr>
          <w:footnoteRef/>
        </w:r>
        <w:r>
          <w:rPr>
            <w:lang w:eastAsia="ko-KR"/>
            <w:sz w:val="16"/>
            <w:szCs w:val="16"/>
          </w:rPr>
          <w:delText xml:space="preserve"> </w:delText>
        </w:r>
        <w:r>
          <w:rPr>
            <w:lang w:eastAsia="ko-KR"/>
            <w:rFonts w:hint="eastAsia"/>
            <w:sz w:val="16"/>
            <w:szCs w:val="16"/>
          </w:rPr>
          <w:delText>참고</w:delText>
        </w:r>
        <w:r>
          <w:rPr>
            <w:lang w:eastAsia="ko-KR"/>
            <w:sz w:val="16"/>
            <w:szCs w:val="16"/>
          </w:rPr>
          <w:delText xml:space="preserve">: </w:delText>
        </w:r>
        <w:r>
          <w:rPr>
            <w:lang w:eastAsia="ko-KR"/>
            <w:rFonts w:hint="eastAsia"/>
            <w:sz w:val="16"/>
            <w:szCs w:val="16"/>
          </w:rPr>
          <w:delText>국가법령정보센터(</w:delText>
        </w:r>
        <w:r>
          <w:fldChar w:fldCharType="begin"/>
        </w:r>
        <w:r>
          <w:delInstrText xml:space="preserve"> HYPERLINK "https://law.go.kr/" </w:delInstrText>
        </w:r>
        <w:r>
          <w:fldChar w:fldCharType="separate"/>
        </w:r>
        <w:r>
          <w:rPr>
            <w:rStyle w:val="afe"/>
            <w:lang w:eastAsia="ko-KR"/>
            <w:sz w:val="16"/>
            <w:szCs w:val="16"/>
          </w:rPr>
          <w:delText>https://law.go.kr/</w:delText>
        </w:r>
        <w:r>
          <w:fldChar w:fldCharType="end"/>
        </w:r>
        <w:r>
          <w:rPr>
            <w:lang w:eastAsia="ko-KR"/>
            <w:sz w:val="16"/>
            <w:szCs w:val="16"/>
          </w:rPr>
          <w:delText xml:space="preserve">) </w:delText>
        </w:r>
        <w:r>
          <w:rPr>
            <w:lang w:eastAsia="ko-KR"/>
            <w:sz w:val="16"/>
            <w:szCs w:val="16"/>
          </w:rPr>
          <w:delText>저작권법 제2조 제1호.</w:delText>
        </w:r>
      </w:del>
    </w:p>
  </w:footnote>
  <w:footnote w:id="2">
    <w:p>
      <w:pPr>
        <w:spacing w:after="0"/>
        <w:rPr>
          <w:del w:id="185" w:author="hkclj" w:date="2026-08-22T08:41:27Z"/>
        </w:rPr>
      </w:pPr>
      <w:del w:id="186" w:author="hkclj" w:date="2026-08-22T08:41:27Z">
        <w:r>
          <w:rPr>
            <w:rStyle w:val="aff0"/>
          </w:rPr>
          <w:footnoteRef/>
        </w:r>
        <w:r>
          <w:rPr>
            <w:sz w:val="16"/>
            <w:szCs w:val="16"/>
          </w:rPr>
          <w:delText xml:space="preserve"> Suno, "Terms of Service", 'Intellectual Property Rights' 중 Content 항목. 2026년 3월 26일 개정. https://suno.com/terms</w:delText>
        </w:r>
      </w:del>
    </w:p>
  </w:footnote>
  <w:footnote w:id="3">
    <w:p>
      <w:pPr>
        <w:pStyle w:val="aff1"/>
        <w:rPr>
          <w:del w:id="187" w:author="hkclj" w:date="2026-08-22T08:41:27Z"/>
          <w:lang w:eastAsia="ko-KR"/>
        </w:rPr>
      </w:pPr>
      <w:del w:id="188" w:author="hkclj" w:date="2026-08-22T08:41:27Z">
        <w:r>
          <w:rPr>
            <w:rStyle w:val="aff0"/>
          </w:rPr>
          <w:footnoteRef/>
        </w:r>
        <w:r>
          <w:delText xml:space="preserve"> </w:delText>
        </w:r>
        <w:r>
          <w:rPr>
            <w:sz w:val="16"/>
            <w:szCs w:val="16"/>
          </w:rPr>
          <w:delText xml:space="preserve">Suno Help Center, "Does Suno own the music I make?" </w:delText>
        </w:r>
        <w:r>
          <w:rPr>
            <w:lang w:eastAsia="ko-KR"/>
            <w:sz w:val="16"/>
            <w:szCs w:val="16"/>
          </w:rPr>
          <w:delText>2026년 1월 7일 수정. https://help.suno.com/en/articles/2416769</w:delText>
        </w:r>
      </w:del>
    </w:p>
  </w:footnote>
  <w:footnote w:id="4">
    <w:p>
      <w:pPr>
        <w:pStyle w:val="aff1"/>
        <w:rPr>
          <w:del w:id="189" w:author="hkclj" w:date="2026-08-22T08:41:27Z"/>
          <w:lang w:eastAsia="ko-KR"/>
        </w:rPr>
      </w:pPr>
      <w:del w:id="190" w:author="hkclj" w:date="2026-08-22T08:41:27Z">
        <w:r>
          <w:rPr>
            <w:rStyle w:val="aff0"/>
          </w:rPr>
          <w:footnoteRef/>
        </w:r>
        <w:r>
          <w:rPr>
            <w:lang w:eastAsia="ko-KR"/>
          </w:rPr>
          <w:delText xml:space="preserve"> 2026년 8월 집필 시점 기준이며, 새 약관은 2026년 9월 3일부터 적용됩니다. Suno 약관은 수시로 개정되므로 </w:delText>
        </w:r>
        <w:r>
          <w:rPr>
            <w:lang w:eastAsia="ko-KR"/>
          </w:rPr>
          <w:delText>https://suno.com/terms</w:delText>
        </w:r>
        <w:r>
          <w:rPr>
            <w:lang w:eastAsia="ko-KR"/>
          </w:rPr>
          <w:delText>에서 최신 버전을 확인하세요.</w:delText>
        </w:r>
      </w:del>
    </w:p>
  </w:footnote>
  <w:footnote w:id="5">
    <w:p>
      <w:pPr>
        <w:pStyle w:val="aff1"/>
        <w:rPr>
          <w:del w:id="191" w:author="hkclj" w:date="2026-08-22T08:45:17Z"/>
          <w:lang w:eastAsia="ko-KR"/>
        </w:rPr>
      </w:pPr>
      <w:del w:id="192" w:author="hkclj" w:date="2026-08-22T08:45:17Z">
        <w:r>
          <w:rPr>
            <w:rStyle w:val="aff0"/>
          </w:rPr>
          <w:footnoteRef/>
        </w:r>
        <w:r>
          <w:rPr>
            <w:lang w:eastAsia="ko-KR"/>
          </w:rPr>
          <w:delText xml:space="preserve"> </w:delText>
        </w:r>
        <w:r>
          <w:rPr>
            <w:lang w:eastAsia="ko-KR"/>
            <w:sz w:val="16"/>
            <w:szCs w:val="16"/>
          </w:rPr>
          <w:delText>부정경쟁방지 및 영업비밀보호에 관한 법률 제2조 제1호 타목. law.go.kr</w:delText>
        </w:r>
      </w:del>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10"/>
      <w:jc w:val="center"/>
      <w:pBdr>
        <w:bottom w:val="single" w:sz="4" w:space="4" w:color="DDDDDD"/>
      </w:pBdr>
      <w:spacing w:after="80"/>
      <w:rPr>
        <w:lang w:eastAsia="ko-KR"/>
      </w:rPr>
    </w:pPr>
    <w:r>
      <w:rPr>
        <w:lang w:eastAsia="ko-KR"/>
        <w:rFonts w:cs="맑은 고딕"/>
        <w:b/>
        <w:color w:val="C0392B"/>
        <w:sz w:val="17"/>
      </w:rPr>
      <w:t>CHAPTER 02  잘 나가는 플리</w:t>
    </w:r>
    <w:r>
      <w:rPr>
        <w:lang w:eastAsia="ko-KR"/>
        <w:rFonts w:cs="맑은 고딕" w:hint="eastAsia"/>
        <w:b/>
        <w:color w:val="C0392B"/>
        <w:sz w:val="17"/>
      </w:rPr>
      <w:t xml:space="preserve"> </w:t>
    </w:r>
    <w:r>
      <w:rPr>
        <w:lang w:eastAsia="ko-KR"/>
        <w:rFonts w:cs="맑은 고딕"/>
        <w:b/>
        <w:color w:val="C0392B"/>
        <w:sz w:val="17"/>
      </w:rPr>
      <w:t xml:space="preserve">채널 분석하기      </w:t>
    </w:r>
    <w:r>
      <w:rPr>
        <w:lang w:eastAsia="ko-KR"/>
        <w:rFonts w:cs="맑은 고딕"/>
        <w:color w:val="555555"/>
        <w:sz w:val="17"/>
      </w:rPr>
      <w:t>AI로 만드는 유튜브 음악 플레이리스트 채널</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a336947"/>
    <w:multiLevelType w:val="hybridMultilevel"/>
    <w:tmpl w:val="50caf02a"/>
    <w:lvl w:ilvl="0" w:tplc="9cf29360">
      <w:start w:val="2"/>
      <w:numFmt w:val="bullet"/>
      <w:lvlText w:val="-"/>
      <w:lvlJc w:val="left"/>
      <w:pPr>
        <w:ind w:left="760" w:hanging="360"/>
      </w:pPr>
      <w:rPr>
        <w:rFonts w:ascii="맑은 고딕" w:eastAsia="맑은 고딕" w:hAnsi="맑은 고딕" w:hint="eastAsia"/>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84"/>
  <w:removePersonalInformation/>
  <w:bordersDontSurroundHeader/>
  <w:bordersDontSurroundFooter/>
  <w:hideGrammaticalErrors/>
  <w:proofState w:spelling="clean" w:grammar="clean"/>
  <w:trackRevisions/>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footnotePr>
    <w:footnote w:id="-1"/>
    <w:footnote w:id="0"/>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바탕" w:hAnsiTheme="minorHAnsi" w:cstheme="minorEastAsia"/>
        <w:sz w:val="22"/>
        <w:szCs w:val="22"/>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맑은 고딕" w:eastAsia="맑은 고딕" w:hAnsi="맑은 고딕"/>
      <w:sz w:val="21"/>
    </w:rPr>
  </w:style>
  <w:style w:type="paragraph" w:styleId="1">
    <w:name w:val="heading 1"/>
    <w:uiPriority w:val="9"/>
    <w:basedOn w:val="a"/>
    <w:next w:val="a"/>
    <w:link w:val="1Char"/>
    <w:qFormat/>
    <w:pPr>
      <w:keepNext/>
      <w:keepLines/>
      <w:outlineLvl w:val="0"/>
      <w:spacing w:after="0" w:before="480"/>
    </w:pPr>
    <w:rPr>
      <w:rFonts w:asciiTheme="majorHAnsi" w:eastAsiaTheme="majorHAnsi" w:hAnsiTheme="majorHAnsi" w:cstheme="majorEastAsia"/>
      <w:b/>
      <w:bCs/>
      <w:color w:val="376092"/>
      <w:sz w:val="28"/>
      <w:szCs w:val="28"/>
    </w:rPr>
  </w:style>
  <w:style w:type="paragraph" w:styleId="2">
    <w:name w:val="heading 2"/>
    <w:uiPriority w:val="9"/>
    <w:basedOn w:val="a"/>
    <w:next w:val="a"/>
    <w:link w:val="2Char"/>
    <w:qFormat/>
    <w:unhideWhenUsed/>
    <w:pPr>
      <w:keepNext/>
      <w:keepLines/>
      <w:outlineLvl w:val="1"/>
      <w:spacing w:after="0" w:before="200"/>
    </w:pPr>
    <w:rPr>
      <w:rFonts w:asciiTheme="majorHAnsi" w:eastAsiaTheme="majorHAnsi" w:hAnsiTheme="majorHAnsi" w:cstheme="majorEastAsia"/>
      <w:b/>
      <w:bCs/>
      <w:color w:val="4F81BD"/>
      <w:sz w:val="26"/>
      <w:szCs w:val="26"/>
    </w:rPr>
  </w:style>
  <w:style w:type="paragraph" w:styleId="3">
    <w:name w:val="heading 3"/>
    <w:uiPriority w:val="9"/>
    <w:basedOn w:val="a"/>
    <w:next w:val="a"/>
    <w:link w:val="3Char"/>
    <w:qFormat/>
    <w:unhideWhenUsed/>
    <w:pPr>
      <w:keepNext/>
      <w:keepLines/>
      <w:outlineLvl w:val="2"/>
      <w:spacing w:after="0" w:before="200"/>
    </w:pPr>
    <w:rPr>
      <w:rFonts w:asciiTheme="majorHAnsi" w:eastAsiaTheme="majorHAnsi" w:hAnsiTheme="majorHAnsi" w:cstheme="majorEastAsia"/>
      <w:b/>
      <w:bCs/>
      <w:color w:val="4F81BD"/>
    </w:rPr>
  </w:style>
  <w:style w:type="paragraph" w:styleId="4">
    <w:name w:val="heading 4"/>
    <w:uiPriority w:val="9"/>
    <w:basedOn w:val="a"/>
    <w:next w:val="a"/>
    <w:link w:val="4Char"/>
    <w:qFormat/>
    <w:semiHidden/>
    <w:unhideWhenUsed/>
    <w:pPr>
      <w:keepNext/>
      <w:keepLines/>
      <w:outlineLvl w:val="3"/>
      <w:spacing w:after="0" w:before="200"/>
    </w:pPr>
    <w:rPr>
      <w:rFonts w:asciiTheme="majorHAnsi" w:eastAsiaTheme="majorHAnsi" w:hAnsiTheme="majorHAnsi" w:cstheme="majorEastAsia"/>
      <w:b/>
      <w:bCs/>
      <w:i/>
      <w:iCs/>
      <w:color w:val="4F81BD"/>
    </w:rPr>
  </w:style>
  <w:style w:type="paragraph" w:styleId="5">
    <w:name w:val="heading 5"/>
    <w:uiPriority w:val="9"/>
    <w:basedOn w:val="a"/>
    <w:next w:val="a"/>
    <w:link w:val="5Char"/>
    <w:qFormat/>
    <w:semiHidden/>
    <w:unhideWhenUsed/>
    <w:pPr>
      <w:keepNext/>
      <w:keepLines/>
      <w:outlineLvl w:val="4"/>
      <w:spacing w:after="0" w:before="200"/>
    </w:pPr>
    <w:rPr>
      <w:rFonts w:asciiTheme="majorHAnsi" w:eastAsiaTheme="majorHAnsi" w:hAnsiTheme="majorHAnsi" w:cstheme="majorEastAsia"/>
      <w:color w:val="244061"/>
    </w:rPr>
  </w:style>
  <w:style w:type="paragraph" w:styleId="6">
    <w:name w:val="heading 6"/>
    <w:uiPriority w:val="9"/>
    <w:basedOn w:val="a"/>
    <w:next w:val="a"/>
    <w:link w:val="6Char"/>
    <w:qFormat/>
    <w:semiHidden/>
    <w:unhideWhenUsed/>
    <w:pPr>
      <w:keepNext/>
      <w:keepLines/>
      <w:outlineLvl w:val="5"/>
      <w:spacing w:after="0" w:before="200"/>
    </w:pPr>
    <w:rPr>
      <w:rFonts w:asciiTheme="majorHAnsi" w:eastAsiaTheme="majorHAnsi" w:hAnsiTheme="majorHAnsi" w:cstheme="majorEastAsia"/>
      <w:i/>
      <w:iCs/>
      <w:color w:val="244061"/>
    </w:rPr>
  </w:style>
  <w:style w:type="paragraph" w:styleId="7">
    <w:name w:val="heading 7"/>
    <w:uiPriority w:val="9"/>
    <w:basedOn w:val="a"/>
    <w:next w:val="a"/>
    <w:link w:val="7Char"/>
    <w:qFormat/>
    <w:semiHidden/>
    <w:unhideWhenUsed/>
    <w:pPr>
      <w:keepNext/>
      <w:keepLines/>
      <w:outlineLvl w:val="6"/>
      <w:spacing w:after="0" w:before="200"/>
    </w:pPr>
    <w:rPr>
      <w:rFonts w:asciiTheme="majorHAnsi" w:eastAsiaTheme="majorHAnsi" w:hAnsiTheme="majorHAnsi" w:cstheme="majorEastAsia"/>
      <w:i/>
      <w:iCs/>
      <w:color w:val="8C8C8C"/>
    </w:rPr>
  </w:style>
  <w:style w:type="paragraph" w:styleId="8">
    <w:name w:val="heading 8"/>
    <w:uiPriority w:val="9"/>
    <w:basedOn w:val="a"/>
    <w:next w:val="a"/>
    <w:link w:val="8Char"/>
    <w:qFormat/>
    <w:semiHidden/>
    <w:unhideWhenUsed/>
    <w:pPr>
      <w:keepNext/>
      <w:keepLines/>
      <w:outlineLvl w:val="7"/>
      <w:spacing w:after="0" w:before="200"/>
    </w:pPr>
    <w:rPr>
      <w:rFonts w:asciiTheme="majorHAnsi" w:eastAsiaTheme="majorHAnsi" w:hAnsiTheme="majorHAnsi" w:cstheme="majorEastAsia"/>
      <w:color w:val="4F81BD"/>
      <w:sz w:val="20"/>
      <w:szCs w:val="20"/>
    </w:rPr>
  </w:style>
  <w:style w:type="paragraph" w:styleId="9">
    <w:name w:val="heading 9"/>
    <w:uiPriority w:val="9"/>
    <w:basedOn w:val="a"/>
    <w:next w:val="a"/>
    <w:link w:val="9Char"/>
    <w:qFormat/>
    <w:semiHidden/>
    <w:unhideWhenUsed/>
    <w:pPr>
      <w:keepNext/>
      <w:keepLines/>
      <w:outlineLvl w:val="8"/>
      <w:spacing w:after="0" w:before="200"/>
    </w:pPr>
    <w:rPr>
      <w:rFonts w:asciiTheme="majorHAnsi" w:eastAsiaTheme="majorHAnsi" w:hAnsiTheme="majorHAnsi" w:cstheme="majorEastAsia"/>
      <w:i/>
      <w:iCs/>
      <w:color w:val="8C8C8C"/>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머리글1"/>
    <w:uiPriority w:val="99"/>
    <w:basedOn w:val="a"/>
    <w:link w:val="HeaderChar"/>
    <w:unhideWhenUsed/>
    <w:pPr>
      <w:tabs>
        <w:tab w:val="center" w:pos="4680"/>
        <w:tab w:val="right" w:pos="9360"/>
      </w:tabs>
      <w:spacing w:after="0" w:line="240" w:lineRule="auto"/>
    </w:pPr>
  </w:style>
  <w:style w:type="character" w:customStyle="1" w:styleId="HeaderChar">
    <w:name w:val="Header Char"/>
    <w:uiPriority w:val="99"/>
    <w:basedOn w:val="a0"/>
    <w:link w:val="10"/>
  </w:style>
  <w:style w:type="paragraph" w:customStyle="1" w:styleId="11">
    <w:name w:val="바닥글1"/>
    <w:uiPriority w:val="99"/>
    <w:basedOn w:val="a"/>
    <w:link w:val="FooterChar"/>
    <w:unhideWhenUsed/>
    <w:pPr>
      <w:tabs>
        <w:tab w:val="center" w:pos="4680"/>
        <w:tab w:val="right" w:pos="9360"/>
      </w:tabs>
      <w:spacing w:after="0" w:line="240" w:lineRule="auto"/>
    </w:pPr>
  </w:style>
  <w:style w:type="character" w:customStyle="1" w:styleId="FooterChar">
    <w:name w:val="Footer Char"/>
    <w:uiPriority w:val="99"/>
    <w:basedOn w:val="a0"/>
    <w:link w:val="11"/>
  </w:style>
  <w:style w:type="table" w:customStyle="1" w:styleId="12">
    <w:name w:val="표준 표1"/>
    <w:uiPriority w:val="99"/>
    <w:semiHidden/>
    <w:unhideWhenUsed/>
    <w:tblPr>
      <w:tblInd w:w="0" w:type="dxa"/>
      <w:tblCellMar>
        <w:top w:w="0" w:type="dxa"/>
        <w:left w:w="108" w:type="dxa"/>
        <w:bottom w:w="0" w:type="dxa"/>
        <w:right w:w="108" w:type="dxa"/>
      </w:tblCellMar>
    </w:tblPr>
  </w:style>
  <w:style w:type="numbering" w:customStyle="1" w:styleId="13">
    <w:name w:val="목록 없음1"/>
    <w:uiPriority w:val="99"/>
    <w:semiHidden/>
    <w:unhideWhenUsed/>
  </w:style>
  <w:style w:type="paragraph" w:styleId="a3">
    <w:name w:val="No Spacing"/>
    <w:uiPriority w:val="1"/>
    <w:qFormat/>
    <w:pPr>
      <w:spacing w:after="0" w:line="240" w:lineRule="auto"/>
    </w:pPr>
  </w:style>
  <w:style w:type="character" w:customStyle="1" w:styleId="1Char">
    <w:name w:val="제목 1 Char"/>
    <w:uiPriority w:val="9"/>
    <w:basedOn w:val="a0"/>
    <w:link w:val="1"/>
    <w:rPr>
      <w:rFonts w:asciiTheme="majorHAnsi" w:eastAsiaTheme="majorHAnsi" w:hAnsiTheme="majorHAnsi" w:cstheme="majorEastAsia"/>
      <w:b/>
      <w:bCs/>
      <w:color w:val="376092"/>
      <w:sz w:val="28"/>
      <w:szCs w:val="28"/>
    </w:rPr>
  </w:style>
  <w:style w:type="character" w:customStyle="1" w:styleId="2Char">
    <w:name w:val="제목 2 Char"/>
    <w:uiPriority w:val="9"/>
    <w:basedOn w:val="a0"/>
    <w:link w:val="2"/>
    <w:rPr>
      <w:rFonts w:asciiTheme="majorHAnsi" w:eastAsiaTheme="majorHAnsi" w:hAnsiTheme="majorHAnsi" w:cstheme="majorEastAsia"/>
      <w:b/>
      <w:bCs/>
      <w:color w:val="4F81BD"/>
      <w:sz w:val="26"/>
      <w:szCs w:val="26"/>
    </w:rPr>
  </w:style>
  <w:style w:type="character" w:customStyle="1" w:styleId="3Char">
    <w:name w:val="제목 3 Char"/>
    <w:uiPriority w:val="9"/>
    <w:basedOn w:val="a0"/>
    <w:link w:val="3"/>
    <w:rPr>
      <w:rFonts w:asciiTheme="majorHAnsi" w:eastAsiaTheme="majorHAnsi" w:hAnsiTheme="majorHAnsi" w:cstheme="majorEastAsia"/>
      <w:b/>
      <w:bCs/>
      <w:color w:val="4F81BD"/>
    </w:rPr>
  </w:style>
  <w:style w:type="paragraph" w:styleId="a4">
    <w:name w:val="Title"/>
    <w:uiPriority w:val="10"/>
    <w:basedOn w:val="a"/>
    <w:next w:val="a"/>
    <w:link w:val="Char1"/>
    <w:qFormat/>
    <w:pPr>
      <w:contextualSpacing/>
      <w:pBdr>
        <w:bottom w:val="single" w:sz="8" w:space="4" w:color="4F81BD" w:themeColor="accent1"/>
      </w:pBdr>
      <w:spacing w:after="300" w:line="240" w:lineRule="auto"/>
    </w:pPr>
    <w:rPr>
      <w:rFonts w:asciiTheme="majorHAnsi" w:eastAsiaTheme="majorHAnsi" w:hAnsiTheme="majorHAnsi" w:cstheme="majorEastAsia"/>
      <w:color w:val="17375E"/>
      <w:sz w:val="52"/>
      <w:szCs w:val="52"/>
      <w:kern w:val="28"/>
      <w:spacing w:val="5"/>
    </w:rPr>
  </w:style>
  <w:style w:type="character" w:customStyle="1" w:styleId="Char">
    <w:name w:val="제목 Char"/>
    <w:uiPriority w:val="10"/>
    <w:basedOn w:val="a0"/>
    <w:rPr>
      <w:rFonts w:asciiTheme="majorHAnsi" w:eastAsiaTheme="majorHAnsi" w:hAnsiTheme="majorHAnsi" w:cstheme="majorEastAsia"/>
      <w:color w:val="17375E"/>
      <w:sz w:val="52"/>
      <w:szCs w:val="52"/>
      <w:kern w:val="28"/>
      <w:spacing w:val="5"/>
    </w:rPr>
  </w:style>
  <w:style w:type="paragraph" w:styleId="a5">
    <w:name w:val="Subtitle"/>
    <w:uiPriority w:val="11"/>
    <w:basedOn w:val="a"/>
    <w:next w:val="a"/>
    <w:link w:val="Char0"/>
    <w:qFormat/>
    <w:pPr>
      <w:numPr>
        <w:ilvl w:val="1"/>
      </w:numPr>
    </w:pPr>
    <w:rPr>
      <w:rFonts w:asciiTheme="majorHAnsi" w:eastAsiaTheme="majorHAnsi" w:hAnsiTheme="majorHAnsi" w:cstheme="majorEastAsia"/>
      <w:i/>
      <w:iCs/>
      <w:color w:val="4F81BD"/>
      <w:sz w:val="24"/>
      <w:szCs w:val="24"/>
      <w:spacing w:val="15"/>
    </w:rPr>
  </w:style>
  <w:style w:type="character" w:customStyle="1" w:styleId="Char0">
    <w:name w:val="부제 Char"/>
    <w:uiPriority w:val="11"/>
    <w:basedOn w:val="a0"/>
    <w:link w:val="a5"/>
    <w:rPr>
      <w:rFonts w:asciiTheme="majorHAnsi" w:eastAsiaTheme="majorHAnsi" w:hAnsiTheme="majorHAnsi" w:cstheme="majorEastAsia"/>
      <w:i/>
      <w:iCs/>
      <w:color w:val="4F81BD"/>
      <w:sz w:val="24"/>
      <w:szCs w:val="24"/>
      <w:spacing w:val="15"/>
    </w:rPr>
  </w:style>
  <w:style w:type="paragraph" w:styleId="a6">
    <w:name w:val="List Paragraph"/>
    <w:uiPriority w:val="34"/>
    <w:basedOn w:val="a"/>
    <w:qFormat/>
    <w:pPr>
      <w:ind w:left="720"/>
      <w:contextualSpacing/>
    </w:pPr>
  </w:style>
  <w:style w:type="paragraph" w:customStyle="1" w:styleId="14">
    <w:name w:val="본문1"/>
    <w:uiPriority w:val="99"/>
    <w:basedOn w:val="a"/>
    <w:link w:val="BodyTextChar"/>
    <w:unhideWhenUsed/>
    <w:pPr>
      <w:spacing w:after="120"/>
    </w:pPr>
  </w:style>
  <w:style w:type="character" w:customStyle="1" w:styleId="BodyTextChar">
    <w:name w:val="Body Text Char"/>
    <w:uiPriority w:val="99"/>
    <w:basedOn w:val="a0"/>
    <w:link w:val="14"/>
  </w:style>
  <w:style w:type="paragraph" w:customStyle="1" w:styleId="21">
    <w:name w:val="본문 21"/>
    <w:uiPriority w:val="99"/>
    <w:basedOn w:val="a"/>
    <w:link w:val="BodyText2Char"/>
    <w:unhideWhenUsed/>
    <w:pPr>
      <w:spacing w:after="120" w:line="480" w:lineRule="auto"/>
    </w:pPr>
  </w:style>
  <w:style w:type="character" w:customStyle="1" w:styleId="BodyText2Char">
    <w:name w:val="Body Text 2 Char"/>
    <w:uiPriority w:val="99"/>
    <w:basedOn w:val="a0"/>
    <w:link w:val="21"/>
  </w:style>
  <w:style w:type="paragraph" w:customStyle="1" w:styleId="31">
    <w:name w:val="본문 31"/>
    <w:uiPriority w:val="99"/>
    <w:basedOn w:val="a"/>
    <w:link w:val="BodyText3Char"/>
    <w:unhideWhenUsed/>
    <w:pPr>
      <w:spacing w:after="120"/>
    </w:pPr>
    <w:rPr>
      <w:sz w:val="16"/>
      <w:szCs w:val="16"/>
    </w:rPr>
  </w:style>
  <w:style w:type="character" w:customStyle="1" w:styleId="BodyText3Char">
    <w:name w:val="Body Text 3 Char"/>
    <w:uiPriority w:val="99"/>
    <w:basedOn w:val="a0"/>
    <w:link w:val="31"/>
    <w:rPr>
      <w:sz w:val="16"/>
      <w:szCs w:val="16"/>
    </w:rPr>
  </w:style>
  <w:style w:type="paragraph" w:customStyle="1" w:styleId="15">
    <w:name w:val="목록1"/>
    <w:uiPriority w:val="99"/>
    <w:basedOn w:val="a"/>
    <w:unhideWhenUsed/>
    <w:pPr>
      <w:ind w:left="360" w:hanging="360"/>
      <w:contextualSpacing/>
    </w:pPr>
  </w:style>
  <w:style w:type="paragraph" w:customStyle="1" w:styleId="210">
    <w:name w:val="목록 21"/>
    <w:uiPriority w:val="99"/>
    <w:basedOn w:val="a"/>
    <w:unhideWhenUsed/>
    <w:pPr>
      <w:ind w:left="720" w:hanging="360"/>
      <w:contextualSpacing/>
    </w:pPr>
  </w:style>
  <w:style w:type="paragraph" w:customStyle="1" w:styleId="310">
    <w:name w:val="목록 31"/>
    <w:uiPriority w:val="99"/>
    <w:basedOn w:val="a"/>
    <w:unhideWhenUsed/>
    <w:pPr>
      <w:ind w:left="1080" w:hanging="360"/>
      <w:contextualSpacing/>
    </w:pPr>
  </w:style>
  <w:style w:type="paragraph" w:customStyle="1" w:styleId="16">
    <w:name w:val="글머리 기호1"/>
    <w:uiPriority w:val="99"/>
    <w:basedOn w:val="a"/>
    <w:unhideWhenUsed/>
    <w:pPr>
      <w:contextualSpacing/>
    </w:pPr>
  </w:style>
  <w:style w:type="paragraph" w:customStyle="1" w:styleId="211">
    <w:name w:val="글머리 기호 21"/>
    <w:uiPriority w:val="99"/>
    <w:basedOn w:val="a"/>
    <w:unhideWhenUsed/>
    <w:pPr>
      <w:contextualSpacing/>
    </w:pPr>
  </w:style>
  <w:style w:type="paragraph" w:customStyle="1" w:styleId="311">
    <w:name w:val="글머리 기호 31"/>
    <w:uiPriority w:val="99"/>
    <w:basedOn w:val="a"/>
    <w:unhideWhenUsed/>
    <w:pPr>
      <w:contextualSpacing/>
    </w:pPr>
  </w:style>
  <w:style w:type="paragraph" w:customStyle="1" w:styleId="17">
    <w:name w:val="번호 매기기1"/>
    <w:uiPriority w:val="99"/>
    <w:basedOn w:val="a"/>
    <w:unhideWhenUsed/>
    <w:pPr>
      <w:contextualSpacing/>
    </w:pPr>
  </w:style>
  <w:style w:type="paragraph" w:customStyle="1" w:styleId="212">
    <w:name w:val="번호 매기기 21"/>
    <w:uiPriority w:val="99"/>
    <w:basedOn w:val="a"/>
    <w:unhideWhenUsed/>
    <w:pPr>
      <w:contextualSpacing/>
    </w:pPr>
  </w:style>
  <w:style w:type="paragraph" w:customStyle="1" w:styleId="312">
    <w:name w:val="번호 매기기 31"/>
    <w:uiPriority w:val="99"/>
    <w:basedOn w:val="a"/>
    <w:unhideWhenUsed/>
    <w:pPr>
      <w:contextualSpacing/>
    </w:pPr>
  </w:style>
  <w:style w:type="paragraph" w:customStyle="1" w:styleId="18">
    <w:name w:val="목록 계속1"/>
    <w:uiPriority w:val="99"/>
    <w:basedOn w:val="a"/>
    <w:unhideWhenUsed/>
    <w:pPr>
      <w:ind w:left="360"/>
      <w:contextualSpacing/>
      <w:spacing w:after="120"/>
    </w:pPr>
  </w:style>
  <w:style w:type="paragraph" w:customStyle="1" w:styleId="213">
    <w:name w:val="목록 계속 21"/>
    <w:uiPriority w:val="99"/>
    <w:basedOn w:val="a"/>
    <w:unhideWhenUsed/>
    <w:pPr>
      <w:ind w:left="720"/>
      <w:contextualSpacing/>
      <w:spacing w:after="120"/>
    </w:pPr>
  </w:style>
  <w:style w:type="paragraph" w:customStyle="1" w:styleId="313">
    <w:name w:val="목록 계속 31"/>
    <w:uiPriority w:val="99"/>
    <w:basedOn w:val="a"/>
    <w:unhideWhenUsed/>
    <w:pPr>
      <w:ind w:left="1080"/>
      <w:contextualSpacing/>
      <w:spacing w:after="120"/>
    </w:pPr>
  </w:style>
  <w:style w:type="paragraph" w:customStyle="1" w:styleId="19">
    <w:name w:val="매크로 텍스트1"/>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a0"/>
    <w:link w:val="19"/>
    <w:rPr>
      <w:rFonts w:ascii="Courier" w:hAnsi="Courier"/>
      <w:sz w:val="20"/>
      <w:szCs w:val="20"/>
    </w:rPr>
  </w:style>
  <w:style w:type="paragraph" w:styleId="a7">
    <w:name w:val="Quote"/>
    <w:uiPriority w:val="29"/>
    <w:basedOn w:val="a"/>
    <w:next w:val="a"/>
    <w:link w:val="Char2"/>
    <w:qFormat/>
    <w:rPr>
      <w:i/>
      <w:iCs/>
      <w:color w:val="000000"/>
    </w:rPr>
  </w:style>
  <w:style w:type="character" w:customStyle="1" w:styleId="Char2">
    <w:name w:val="인용 Char"/>
    <w:uiPriority w:val="29"/>
    <w:basedOn w:val="a0"/>
    <w:link w:val="a7"/>
    <w:rPr>
      <w:i/>
      <w:iCs/>
      <w:color w:val="000000"/>
    </w:rPr>
  </w:style>
  <w:style w:type="character" w:customStyle="1" w:styleId="4Char">
    <w:name w:val="제목 4 Char"/>
    <w:uiPriority w:val="9"/>
    <w:basedOn w:val="a0"/>
    <w:link w:val="4"/>
    <w:semiHidden/>
    <w:rPr>
      <w:rFonts w:asciiTheme="majorHAnsi" w:eastAsiaTheme="majorHAnsi" w:hAnsiTheme="majorHAnsi" w:cstheme="majorEastAsia"/>
      <w:b/>
      <w:bCs/>
      <w:i/>
      <w:iCs/>
      <w:color w:val="4F81BD"/>
    </w:rPr>
  </w:style>
  <w:style w:type="character" w:customStyle="1" w:styleId="5Char">
    <w:name w:val="제목 5 Char"/>
    <w:uiPriority w:val="9"/>
    <w:basedOn w:val="a0"/>
    <w:link w:val="5"/>
    <w:semiHidden/>
    <w:rPr>
      <w:rFonts w:asciiTheme="majorHAnsi" w:eastAsiaTheme="majorHAnsi" w:hAnsiTheme="majorHAnsi" w:cstheme="majorEastAsia"/>
      <w:color w:val="244061"/>
    </w:rPr>
  </w:style>
  <w:style w:type="character" w:customStyle="1" w:styleId="6Char">
    <w:name w:val="제목 6 Char"/>
    <w:uiPriority w:val="9"/>
    <w:basedOn w:val="a0"/>
    <w:link w:val="6"/>
    <w:semiHidden/>
    <w:rPr>
      <w:rFonts w:asciiTheme="majorHAnsi" w:eastAsiaTheme="majorHAnsi" w:hAnsiTheme="majorHAnsi" w:cstheme="majorEastAsia"/>
      <w:i/>
      <w:iCs/>
      <w:color w:val="244061"/>
    </w:rPr>
  </w:style>
  <w:style w:type="character" w:customStyle="1" w:styleId="7Char">
    <w:name w:val="제목 7 Char"/>
    <w:uiPriority w:val="9"/>
    <w:basedOn w:val="a0"/>
    <w:link w:val="7"/>
    <w:semiHidden/>
    <w:rPr>
      <w:rFonts w:asciiTheme="majorHAnsi" w:eastAsiaTheme="majorHAnsi" w:hAnsiTheme="majorHAnsi" w:cstheme="majorEastAsia"/>
      <w:i/>
      <w:iCs/>
      <w:color w:val="8C8C8C"/>
    </w:rPr>
  </w:style>
  <w:style w:type="character" w:customStyle="1" w:styleId="8Char">
    <w:name w:val="제목 8 Char"/>
    <w:uiPriority w:val="9"/>
    <w:basedOn w:val="a0"/>
    <w:link w:val="8"/>
    <w:semiHidden/>
    <w:rPr>
      <w:rFonts w:asciiTheme="majorHAnsi" w:eastAsiaTheme="majorHAnsi" w:hAnsiTheme="majorHAnsi" w:cstheme="majorEastAsia"/>
      <w:color w:val="4F81BD"/>
      <w:sz w:val="20"/>
      <w:szCs w:val="20"/>
    </w:rPr>
  </w:style>
  <w:style w:type="character" w:customStyle="1" w:styleId="9Char">
    <w:name w:val="제목 9 Char"/>
    <w:uiPriority w:val="9"/>
    <w:basedOn w:val="a0"/>
    <w:link w:val="9"/>
    <w:semiHidden/>
    <w:rPr>
      <w:rFonts w:asciiTheme="majorHAnsi" w:eastAsiaTheme="majorHAnsi" w:hAnsiTheme="majorHAnsi" w:cstheme="majorEastAsia"/>
      <w:i/>
      <w:iCs/>
      <w:color w:val="8C8C8C"/>
      <w:sz w:val="20"/>
      <w:szCs w:val="20"/>
    </w:rPr>
  </w:style>
  <w:style w:type="paragraph" w:styleId="a8">
    <w:name w:val="caption"/>
    <w:uiPriority w:val="35"/>
    <w:basedOn w:val="a"/>
    <w:next w:val="a"/>
    <w:qFormat/>
    <w:semiHidden/>
    <w:unhideWhenUsed/>
    <w:pPr>
      <w:spacing w:line="240" w:lineRule="auto"/>
    </w:pPr>
    <w:rPr>
      <w:b/>
      <w:bCs/>
      <w:color w:val="4F81BD"/>
      <w:sz w:val="18"/>
      <w:szCs w:val="18"/>
    </w:rPr>
  </w:style>
  <w:style w:type="character" w:styleId="a9">
    <w:name w:val="Strong"/>
    <w:uiPriority w:val="22"/>
    <w:basedOn w:val="a0"/>
    <w:qFormat/>
    <w:rPr>
      <w:b/>
      <w:bCs/>
    </w:rPr>
  </w:style>
  <w:style w:type="character" w:styleId="aa">
    <w:name w:val="Emphasis"/>
    <w:uiPriority w:val="20"/>
    <w:basedOn w:val="a0"/>
    <w:qFormat/>
    <w:rPr>
      <w:i/>
      <w:iCs/>
    </w:rPr>
  </w:style>
  <w:style w:type="paragraph" w:styleId="ab">
    <w:name w:val="Intense Quote"/>
    <w:uiPriority w:val="30"/>
    <w:basedOn w:val="a"/>
    <w:next w:val="a"/>
    <w:link w:val="Char3"/>
    <w:qFormat/>
    <w:pPr>
      <w:ind w:left="936" w:right="936"/>
      <w:pBdr>
        <w:bottom w:val="single" w:sz="4" w:space="4" w:color="4F81BD" w:themeColor="accent1"/>
      </w:pBdr>
      <w:spacing w:after="280" w:before="200"/>
    </w:pPr>
    <w:rPr>
      <w:b/>
      <w:bCs/>
      <w:i/>
      <w:iCs/>
      <w:color w:val="4F81BD"/>
    </w:rPr>
  </w:style>
  <w:style w:type="character" w:customStyle="1" w:styleId="Char3">
    <w:name w:val="강한 인용 Char"/>
    <w:uiPriority w:val="30"/>
    <w:basedOn w:val="a0"/>
    <w:link w:val="ab"/>
    <w:rPr>
      <w:b/>
      <w:bCs/>
      <w:i/>
      <w:iCs/>
      <w:color w:val="4F81BD"/>
    </w:rPr>
  </w:style>
  <w:style w:type="character" w:styleId="ac">
    <w:name w:val="Subtle Emphasis"/>
    <w:uiPriority w:val="19"/>
    <w:basedOn w:val="a0"/>
    <w:qFormat/>
    <w:rPr>
      <w:i/>
      <w:iCs/>
      <w:color w:val="BDBDBD"/>
    </w:rPr>
  </w:style>
  <w:style w:type="character" w:styleId="ad">
    <w:name w:val="Intense Emphasis"/>
    <w:uiPriority w:val="21"/>
    <w:basedOn w:val="a0"/>
    <w:qFormat/>
    <w:rPr>
      <w:b/>
      <w:bCs/>
      <w:i/>
      <w:iCs/>
      <w:color w:val="4F81BD"/>
    </w:rPr>
  </w:style>
  <w:style w:type="character" w:styleId="ae">
    <w:name w:val="Subtle Reference"/>
    <w:uiPriority w:val="31"/>
    <w:basedOn w:val="a0"/>
    <w:qFormat/>
    <w:rPr>
      <w:smallCaps/>
      <w:color w:val="C0504D"/>
      <w:u w:val="single" w:color="auto"/>
    </w:rPr>
  </w:style>
  <w:style w:type="character" w:styleId="af">
    <w:name w:val="Intense Reference"/>
    <w:uiPriority w:val="32"/>
    <w:basedOn w:val="a0"/>
    <w:qFormat/>
    <w:rPr>
      <w:b/>
      <w:bCs/>
      <w:smallCaps/>
      <w:color w:val="C0504D"/>
      <w:u w:val="single" w:color="auto"/>
      <w:spacing w:val="5"/>
    </w:rPr>
  </w:style>
  <w:style w:type="character" w:styleId="af0">
    <w:name w:val="Book Title"/>
    <w:uiPriority w:val="33"/>
    <w:basedOn w:val="a0"/>
    <w:qFormat/>
    <w:rPr>
      <w:b/>
      <w:bCs/>
      <w:smallCaps/>
      <w:spacing w:val="5"/>
    </w:rPr>
  </w:style>
  <w:style w:type="paragraph" w:styleId="TOC">
    <w:name w:val="TOC Heading"/>
    <w:uiPriority w:val="39"/>
    <w:basedOn w:val="1"/>
    <w:next w:val="a"/>
    <w:qFormat/>
    <w:semiHidden/>
    <w:unhideWhenUsed/>
    <w:pPr>
      <w:outlineLvl w:val="9"/>
    </w:pPr>
  </w:style>
  <w:style w:type="table" w:customStyle="1" w:styleId="1a">
    <w:name w:val="표 구분선1"/>
    <w:uiPriority w:val="59"/>
    <w:basedOn w:val="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1">
    <w:name w:val="Light Shading"/>
    <w:uiPriority w:val="60"/>
    <w:basedOn w:val="12"/>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1">
    <w:name w:val="Light Shading Accent 1"/>
    <w:uiPriority w:val="60"/>
    <w:basedOn w:val="12"/>
    <w:pPr>
      <w:spacing w:after="0" w:line="240" w:lineRule="auto"/>
    </w:pPr>
    <w:rPr>
      <w:color w:val="376092"/>
    </w:rPr>
    <w:tblPr>
      <w:tblBorders>
        <w:top w:val="single" w:sz="8" w:space="0" w:color="4F81BD" w:themeColor="accent1"/>
        <w:bottom w:val="single" w:sz="8" w:space="0" w:color="4F81BD" w:themeColor="accent1"/>
      </w:tblBorders>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2">
    <w:name w:val="Light Shading Accent 2"/>
    <w:uiPriority w:val="60"/>
    <w:basedOn w:val="12"/>
    <w:pPr>
      <w:spacing w:after="0" w:line="240" w:lineRule="auto"/>
    </w:pPr>
    <w:rPr>
      <w:color w:val="953735"/>
    </w:rPr>
    <w:tblPr>
      <w:tblBorders>
        <w:top w:val="single" w:sz="8" w:space="0" w:color="C0504D" w:themeColor="accent2"/>
        <w:bottom w:val="single" w:sz="8" w:space="0" w:color="C0504D" w:themeColor="accent2"/>
      </w:tblBorders>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3">
    <w:name w:val="Light Shading Accent 3"/>
    <w:uiPriority w:val="60"/>
    <w:basedOn w:val="12"/>
    <w:pPr>
      <w:spacing w:after="0" w:line="240" w:lineRule="auto"/>
    </w:pPr>
    <w:rPr>
      <w:color w:val="76933C"/>
    </w:rPr>
    <w:tblPr>
      <w:tblBorders>
        <w:top w:val="single" w:sz="8" w:space="0" w:color="9BBB59" w:themeColor="accent3"/>
        <w:bottom w:val="single" w:sz="8" w:space="0" w:color="9BBB59" w:themeColor="accent3"/>
      </w:tblBorders>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4">
    <w:name w:val="Light Shading Accent 4"/>
    <w:uiPriority w:val="60"/>
    <w:basedOn w:val="12"/>
    <w:pPr>
      <w:spacing w:after="0" w:line="240" w:lineRule="auto"/>
    </w:pPr>
    <w:rPr>
      <w:color w:val="604A7B"/>
    </w:rPr>
    <w:tblPr>
      <w:tblBorders>
        <w:top w:val="single" w:sz="8" w:space="0" w:color="8064A2" w:themeColor="accent4"/>
        <w:bottom w:val="single" w:sz="8" w:space="0" w:color="8064A2" w:themeColor="accent4"/>
      </w:tblBorders>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5">
    <w:name w:val="Light Shading Accent 5"/>
    <w:uiPriority w:val="60"/>
    <w:basedOn w:val="12"/>
    <w:pPr>
      <w:spacing w:after="0" w:line="240" w:lineRule="auto"/>
    </w:pPr>
    <w:rPr>
      <w:color w:val="31859B"/>
    </w:rPr>
    <w:tblPr>
      <w:tblBorders>
        <w:top w:val="single" w:sz="8" w:space="0" w:color="4BACC6" w:themeColor="accent5"/>
        <w:bottom w:val="single" w:sz="8" w:space="0" w:color="4BACC6" w:themeColor="accent5"/>
      </w:tblBorders>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6">
    <w:name w:val="Light Shading Accent 6"/>
    <w:uiPriority w:val="60"/>
    <w:basedOn w:val="12"/>
    <w:pPr>
      <w:spacing w:after="0" w:line="240" w:lineRule="auto"/>
    </w:pPr>
    <w:rPr>
      <w:color w:val="E46C0A"/>
    </w:rPr>
    <w:tblPr>
      <w:tblBorders>
        <w:top w:val="single" w:sz="8" w:space="0" w:color="F79646" w:themeColor="accent6"/>
        <w:bottom w:val="single" w:sz="8" w:space="0" w:color="F79646" w:themeColor="accent6"/>
      </w:tblBorders>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af2">
    <w:name w:val="Light List"/>
    <w:uiPriority w:val="61"/>
    <w:basedOn w:val="12"/>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uiPriority w:val="61"/>
    <w:basedOn w:val="1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uiPriority w:val="61"/>
    <w:basedOn w:val="1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uiPriority w:val="61"/>
    <w:basedOn w:val="1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uiPriority w:val="61"/>
    <w:basedOn w:val="12"/>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uiPriority w:val="61"/>
    <w:basedOn w:val="12"/>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uiPriority w:val="61"/>
    <w:basedOn w:val="12"/>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3">
    <w:name w:val="Light Grid"/>
    <w:uiPriority w:val="62"/>
    <w:basedOn w:val="12"/>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uiPriority w:val="62"/>
    <w:basedOn w:val="1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uiPriority w:val="62"/>
    <w:basedOn w:val="1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uiPriority w:val="62"/>
    <w:basedOn w:val="1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uiPriority w:val="62"/>
    <w:basedOn w:val="12"/>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uiPriority w:val="62"/>
    <w:basedOn w:val="12"/>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uiPriority w:val="62"/>
    <w:basedOn w:val="12"/>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b">
    <w:name w:val="Medium Shading 1"/>
    <w:uiPriority w:val="63"/>
    <w:basedOn w:val="12"/>
    <w:pPr>
      <w:spacing w:after="0" w:line="240" w:lineRule="auto"/>
    </w:pPr>
    <w:tblPr>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1-1">
    <w:name w:val="Medium Shading 1 Accent 1"/>
    <w:uiPriority w:val="63"/>
    <w:basedOn w:val="12"/>
    <w:pPr>
      <w:spacing w:after="0" w:line="240" w:lineRule="auto"/>
    </w:pPr>
    <w:tblPr>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1-2">
    <w:name w:val="Medium Shading 1 Accent 2"/>
    <w:uiPriority w:val="63"/>
    <w:basedOn w:val="12"/>
    <w:pPr>
      <w:spacing w:after="0" w:line="240" w:lineRule="auto"/>
    </w:pPr>
    <w:tblPr>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1-3">
    <w:name w:val="Medium Shading 1 Accent 3"/>
    <w:uiPriority w:val="63"/>
    <w:basedOn w:val="12"/>
    <w:pPr>
      <w:spacing w:after="0" w:line="240" w:lineRule="auto"/>
    </w:pPr>
    <w:tblPr>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1-4">
    <w:name w:val="Medium Shading 1 Accent 4"/>
    <w:uiPriority w:val="63"/>
    <w:basedOn w:val="12"/>
    <w:pPr>
      <w:spacing w:after="0" w:line="240" w:lineRule="auto"/>
    </w:pPr>
    <w:tblPr>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1-5">
    <w:name w:val="Medium Shading 1 Accent 5"/>
    <w:uiPriority w:val="63"/>
    <w:basedOn w:val="12"/>
    <w:pPr>
      <w:spacing w:after="0" w:line="240" w:lineRule="auto"/>
    </w:pPr>
    <w:tblPr>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1-6">
    <w:name w:val="Medium Shading 1 Accent 6"/>
    <w:uiPriority w:val="63"/>
    <w:basedOn w:val="12"/>
    <w:pPr>
      <w:spacing w:after="0" w:line="240" w:lineRule="auto"/>
    </w:pPr>
    <w:tblPr>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20">
    <w:name w:val="Medium Shading 2"/>
    <w:uiPriority w:val="64"/>
    <w:basedOn w:val="1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uiPriority w:val="64"/>
    <w:basedOn w:val="1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uiPriority w:val="64"/>
    <w:basedOn w:val="1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uiPriority w:val="64"/>
    <w:basedOn w:val="1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uiPriority w:val="64"/>
    <w:basedOn w:val="1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uiPriority w:val="64"/>
    <w:basedOn w:val="1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uiPriority w:val="64"/>
    <w:basedOn w:val="12"/>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c">
    <w:name w:val="Medium List 1"/>
    <w:uiPriority w:val="65"/>
    <w:basedOn w:val="12"/>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rPr>
        <w:rFonts w:asciiTheme="majorHAnsi" w:eastAsiaTheme="majorHAnsi" w:hAnsiTheme="majorHAnsi" w:cstheme="majorEastAsia"/>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1-10">
    <w:name w:val="Medium List 1 Accent 1"/>
    <w:uiPriority w:val="65"/>
    <w:basedOn w:val="12"/>
    <w:pPr>
      <w:spacing w:after="0" w:line="240" w:lineRule="auto"/>
    </w:pPr>
    <w:rPr>
      <w:color w:val="000000"/>
    </w:rPr>
    <w:tblPr>
      <w:tblBorders>
        <w:top w:val="single" w:sz="8" w:space="0" w:color="4F81BD" w:themeColor="accent1"/>
        <w:bottom w:val="single" w:sz="8" w:space="0" w:color="4F81BD" w:themeColor="accent1"/>
      </w:tblBorders>
      <w:tblStyleColBandSize w:val="1"/>
      <w:tblStyleRowBandSize w:val="1"/>
    </w:tblPr>
    <w:tblStylePr w:type="firstRow">
      <w:rPr>
        <w:rFonts w:asciiTheme="majorHAnsi" w:eastAsiaTheme="majorHAnsi" w:hAnsiTheme="majorHAnsi" w:cstheme="majorEastAsia"/>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1-20">
    <w:name w:val="Medium List 1 Accent 2"/>
    <w:uiPriority w:val="65"/>
    <w:basedOn w:val="12"/>
    <w:pPr>
      <w:spacing w:after="0" w:line="240" w:lineRule="auto"/>
    </w:pPr>
    <w:rPr>
      <w:color w:val="000000"/>
    </w:rPr>
    <w:tblPr>
      <w:tblBorders>
        <w:top w:val="single" w:sz="8" w:space="0" w:color="C0504D" w:themeColor="accent2"/>
        <w:bottom w:val="single" w:sz="8" w:space="0" w:color="C0504D" w:themeColor="accent2"/>
      </w:tblBorders>
      <w:tblStyleColBandSize w:val="1"/>
      <w:tblStyleRowBandSize w:val="1"/>
    </w:tblPr>
    <w:tblStylePr w:type="firstRow">
      <w:rPr>
        <w:rFonts w:asciiTheme="majorHAnsi" w:eastAsiaTheme="majorHAnsi" w:hAnsiTheme="majorHAnsi" w:cstheme="majorEastAsia"/>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1-30">
    <w:name w:val="Medium List 1 Accent 3"/>
    <w:uiPriority w:val="65"/>
    <w:basedOn w:val="12"/>
    <w:pPr>
      <w:spacing w:after="0" w:line="240" w:lineRule="auto"/>
    </w:pPr>
    <w:rPr>
      <w:color w:val="000000"/>
    </w:rPr>
    <w:tblPr>
      <w:tblBorders>
        <w:top w:val="single" w:sz="8" w:space="0" w:color="9BBB59" w:themeColor="accent3"/>
        <w:bottom w:val="single" w:sz="8" w:space="0" w:color="9BBB59" w:themeColor="accent3"/>
      </w:tblBorders>
      <w:tblStyleColBandSize w:val="1"/>
      <w:tblStyleRowBandSize w:val="1"/>
    </w:tblPr>
    <w:tblStylePr w:type="firstRow">
      <w:rPr>
        <w:rFonts w:asciiTheme="majorHAnsi" w:eastAsiaTheme="majorHAnsi" w:hAnsiTheme="majorHAnsi" w:cstheme="majorEastAsia"/>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1-40">
    <w:name w:val="Medium List 1 Accent 4"/>
    <w:uiPriority w:val="65"/>
    <w:basedOn w:val="12"/>
    <w:pPr>
      <w:spacing w:after="0" w:line="240" w:lineRule="auto"/>
    </w:pPr>
    <w:rPr>
      <w:color w:val="000000"/>
    </w:rPr>
    <w:tblPr>
      <w:tblBorders>
        <w:top w:val="single" w:sz="8" w:space="0" w:color="8064A2" w:themeColor="accent4"/>
        <w:bottom w:val="single" w:sz="8" w:space="0" w:color="8064A2" w:themeColor="accent4"/>
      </w:tblBorders>
      <w:tblStyleColBandSize w:val="1"/>
      <w:tblStyleRowBandSize w:val="1"/>
    </w:tblPr>
    <w:tblStylePr w:type="firstRow">
      <w:rPr>
        <w:rFonts w:asciiTheme="majorHAnsi" w:eastAsiaTheme="majorHAnsi" w:hAnsiTheme="majorHAnsi" w:cstheme="majorEastAsia"/>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1-50">
    <w:name w:val="Medium List 1 Accent 5"/>
    <w:uiPriority w:val="65"/>
    <w:basedOn w:val="12"/>
    <w:pPr>
      <w:spacing w:after="0" w:line="240" w:lineRule="auto"/>
    </w:pPr>
    <w:rPr>
      <w:color w:val="000000"/>
    </w:rPr>
    <w:tblPr>
      <w:tblBorders>
        <w:top w:val="single" w:sz="8" w:space="0" w:color="4BACC6" w:themeColor="accent5"/>
        <w:bottom w:val="single" w:sz="8" w:space="0" w:color="4BACC6" w:themeColor="accent5"/>
      </w:tblBorders>
      <w:tblStyleColBandSize w:val="1"/>
      <w:tblStyleRowBandSize w:val="1"/>
    </w:tblPr>
    <w:tblStylePr w:type="firstRow">
      <w:rPr>
        <w:rFonts w:asciiTheme="majorHAnsi" w:eastAsiaTheme="majorHAnsi" w:hAnsiTheme="majorHAnsi" w:cstheme="majorEastAsia"/>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1-60">
    <w:name w:val="Medium List 1 Accent 6"/>
    <w:uiPriority w:val="65"/>
    <w:basedOn w:val="12"/>
    <w:pPr>
      <w:spacing w:after="0" w:line="240" w:lineRule="auto"/>
    </w:pPr>
    <w:rPr>
      <w:color w:val="000000"/>
    </w:rPr>
    <w:tblPr>
      <w:tblBorders>
        <w:top w:val="single" w:sz="8" w:space="0" w:color="F79646" w:themeColor="accent6"/>
        <w:bottom w:val="single" w:sz="8" w:space="0" w:color="F79646" w:themeColor="accent6"/>
      </w:tblBorders>
      <w:tblStyleColBandSize w:val="1"/>
      <w:tblStyleRowBandSize w:val="1"/>
    </w:tblPr>
    <w:tblStylePr w:type="firstRow">
      <w:rPr>
        <w:rFonts w:asciiTheme="majorHAnsi" w:eastAsiaTheme="majorHAnsi" w:hAnsiTheme="majorHAnsi" w:cstheme="majorEastAsia"/>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22">
    <w:name w:val="Medium List 2"/>
    <w:uiPriority w:val="66"/>
    <w:basedOn w:val="12"/>
    <w:pPr>
      <w:spacing w:after="0" w:line="240" w:lineRule="auto"/>
    </w:pPr>
    <w:rPr>
      <w:rFonts w:asciiTheme="majorHAnsi" w:eastAsiaTheme="majorHAnsi" w:hAnsiTheme="majorHAnsi" w:cstheme="majorEastAsia"/>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uiPriority w:val="66"/>
    <w:basedOn w:val="12"/>
    <w:pPr>
      <w:spacing w:after="0" w:line="240" w:lineRule="auto"/>
    </w:pPr>
    <w:rPr>
      <w:rFonts w:asciiTheme="majorHAnsi" w:eastAsiaTheme="majorHAnsi" w:hAnsiTheme="majorHAnsi" w:cstheme="majorEastAsia"/>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uiPriority w:val="66"/>
    <w:basedOn w:val="12"/>
    <w:pPr>
      <w:spacing w:after="0" w:line="240" w:lineRule="auto"/>
    </w:pPr>
    <w:rPr>
      <w:rFonts w:asciiTheme="majorHAnsi" w:eastAsiaTheme="majorHAnsi" w:hAnsiTheme="majorHAnsi" w:cstheme="majorEastAsia"/>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uiPriority w:val="66"/>
    <w:basedOn w:val="12"/>
    <w:pPr>
      <w:spacing w:after="0" w:line="240" w:lineRule="auto"/>
    </w:pPr>
    <w:rPr>
      <w:rFonts w:asciiTheme="majorHAnsi" w:eastAsiaTheme="majorHAnsi" w:hAnsiTheme="majorHAnsi" w:cstheme="majorEastAsia"/>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uiPriority w:val="66"/>
    <w:basedOn w:val="12"/>
    <w:pPr>
      <w:spacing w:after="0" w:line="240" w:lineRule="auto"/>
    </w:pPr>
    <w:rPr>
      <w:rFonts w:asciiTheme="majorHAnsi" w:eastAsiaTheme="majorHAnsi" w:hAnsiTheme="majorHAnsi" w:cstheme="majorEastAsia"/>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uiPriority w:val="66"/>
    <w:basedOn w:val="12"/>
    <w:pPr>
      <w:spacing w:after="0" w:line="240" w:lineRule="auto"/>
    </w:pPr>
    <w:rPr>
      <w:rFonts w:asciiTheme="majorHAnsi" w:eastAsiaTheme="majorHAnsi" w:hAnsiTheme="majorHAnsi" w:cstheme="majorEastAsia"/>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uiPriority w:val="66"/>
    <w:basedOn w:val="12"/>
    <w:pPr>
      <w:spacing w:after="0" w:line="240" w:lineRule="auto"/>
    </w:pPr>
    <w:rPr>
      <w:rFonts w:asciiTheme="majorHAnsi" w:eastAsiaTheme="majorHAnsi" w:hAnsiTheme="majorHAnsi" w:cstheme="majorEastAsia"/>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uiPriority w:val="67"/>
    <w:basedOn w:val="12"/>
    <w:pPr>
      <w:spacing w:after="0" w:line="240" w:lineRule="auto"/>
    </w:pPr>
    <w:tblPr>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1-11">
    <w:name w:val="Medium Grid 1 Accent 1"/>
    <w:uiPriority w:val="67"/>
    <w:basedOn w:val="12"/>
    <w:pPr>
      <w:spacing w:after="0" w:line="240" w:lineRule="auto"/>
    </w:pPr>
    <w:tblPr>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1-21">
    <w:name w:val="Medium Grid 1 Accent 2"/>
    <w:uiPriority w:val="67"/>
    <w:basedOn w:val="12"/>
    <w:pPr>
      <w:spacing w:after="0" w:line="240" w:lineRule="auto"/>
    </w:pPr>
    <w:tblPr>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1-31">
    <w:name w:val="Medium Grid 1 Accent 3"/>
    <w:uiPriority w:val="67"/>
    <w:basedOn w:val="12"/>
    <w:pPr>
      <w:spacing w:after="0" w:line="240" w:lineRule="auto"/>
    </w:pPr>
    <w:tblPr>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1-41">
    <w:name w:val="Medium Grid 1 Accent 4"/>
    <w:uiPriority w:val="67"/>
    <w:basedOn w:val="12"/>
    <w:pPr>
      <w:spacing w:after="0" w:line="240" w:lineRule="auto"/>
    </w:pPr>
    <w:tblPr>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1-51">
    <w:name w:val="Medium Grid 1 Accent 5"/>
    <w:uiPriority w:val="67"/>
    <w:basedOn w:val="12"/>
    <w:pPr>
      <w:spacing w:after="0" w:line="240" w:lineRule="auto"/>
    </w:pPr>
    <w:tblPr>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1-61">
    <w:name w:val="Medium Grid 1 Accent 6"/>
    <w:uiPriority w:val="67"/>
    <w:basedOn w:val="12"/>
    <w:pPr>
      <w:spacing w:after="0" w:line="240" w:lineRule="auto"/>
    </w:pPr>
    <w:tblPr>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23">
    <w:name w:val="Medium Grid 2"/>
    <w:uiPriority w:val="68"/>
    <w:basedOn w:val="12"/>
    <w:pPr>
      <w:spacing w:after="0" w:line="240" w:lineRule="auto"/>
    </w:pPr>
    <w:rPr>
      <w:rFonts w:asciiTheme="majorHAnsi" w:eastAsiaTheme="majorHAnsi" w:hAnsiTheme="majorHAnsi" w:cstheme="majorEastAsia"/>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2-11">
    <w:name w:val="Medium Grid 2 Accent 1"/>
    <w:uiPriority w:val="68"/>
    <w:basedOn w:val="12"/>
    <w:pPr>
      <w:spacing w:after="0" w:line="240" w:lineRule="auto"/>
    </w:pPr>
    <w:rPr>
      <w:rFonts w:asciiTheme="majorHAnsi" w:eastAsiaTheme="majorHAnsi" w:hAnsiTheme="majorHAnsi" w:cstheme="majorEastAsia"/>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2-21">
    <w:name w:val="Medium Grid 2 Accent 2"/>
    <w:uiPriority w:val="68"/>
    <w:basedOn w:val="12"/>
    <w:pPr>
      <w:spacing w:after="0" w:line="240" w:lineRule="auto"/>
    </w:pPr>
    <w:rPr>
      <w:rFonts w:asciiTheme="majorHAnsi" w:eastAsiaTheme="majorHAnsi" w:hAnsiTheme="majorHAnsi" w:cstheme="majorEastAsia"/>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2-31">
    <w:name w:val="Medium Grid 2 Accent 3"/>
    <w:uiPriority w:val="68"/>
    <w:basedOn w:val="12"/>
    <w:pPr>
      <w:spacing w:after="0" w:line="240" w:lineRule="auto"/>
    </w:pPr>
    <w:rPr>
      <w:rFonts w:asciiTheme="majorHAnsi" w:eastAsiaTheme="majorHAnsi" w:hAnsiTheme="majorHAnsi" w:cstheme="majorEastAsia"/>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2-41">
    <w:name w:val="Medium Grid 2 Accent 4"/>
    <w:uiPriority w:val="68"/>
    <w:basedOn w:val="12"/>
    <w:pPr>
      <w:spacing w:after="0" w:line="240" w:lineRule="auto"/>
    </w:pPr>
    <w:rPr>
      <w:rFonts w:asciiTheme="majorHAnsi" w:eastAsiaTheme="majorHAnsi" w:hAnsiTheme="majorHAnsi" w:cstheme="majorEastAsia"/>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2-51">
    <w:name w:val="Medium Grid 2 Accent 5"/>
    <w:uiPriority w:val="68"/>
    <w:basedOn w:val="12"/>
    <w:pPr>
      <w:spacing w:after="0" w:line="240" w:lineRule="auto"/>
    </w:pPr>
    <w:rPr>
      <w:rFonts w:asciiTheme="majorHAnsi" w:eastAsiaTheme="majorHAnsi" w:hAnsiTheme="majorHAnsi" w:cstheme="majorEastAsia"/>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2-61">
    <w:name w:val="Medium Grid 2 Accent 6"/>
    <w:uiPriority w:val="68"/>
    <w:basedOn w:val="12"/>
    <w:pPr>
      <w:spacing w:after="0" w:line="240" w:lineRule="auto"/>
    </w:pPr>
    <w:rPr>
      <w:rFonts w:asciiTheme="majorHAnsi" w:eastAsiaTheme="majorHAnsi" w:hAnsiTheme="majorHAnsi" w:cstheme="majorEastAsia"/>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30">
    <w:name w:val="Medium Grid 3"/>
    <w:uiPriority w:val="69"/>
    <w:basedOn w:val="12"/>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3-1">
    <w:name w:val="Medium Grid 3 Accent 1"/>
    <w:uiPriority w:val="69"/>
    <w:basedOn w:val="12"/>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3-2">
    <w:name w:val="Medium Grid 3 Accent 2"/>
    <w:uiPriority w:val="69"/>
    <w:basedOn w:val="12"/>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3-3">
    <w:name w:val="Medium Grid 3 Accent 3"/>
    <w:uiPriority w:val="69"/>
    <w:basedOn w:val="12"/>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3-4">
    <w:name w:val="Medium Grid 3 Accent 4"/>
    <w:uiPriority w:val="69"/>
    <w:basedOn w:val="12"/>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3-5">
    <w:name w:val="Medium Grid 3 Accent 5"/>
    <w:uiPriority w:val="69"/>
    <w:basedOn w:val="12"/>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3-6">
    <w:name w:val="Medium Grid 3 Accent 6"/>
    <w:uiPriority w:val="69"/>
    <w:basedOn w:val="12"/>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af4">
    <w:name w:val="Dark List"/>
    <w:uiPriority w:val="70"/>
    <w:basedOn w:val="12"/>
    <w:pPr>
      <w:spacing w:after="0" w:line="240" w:lineRule="auto"/>
    </w:pPr>
    <w:rPr>
      <w:color w:val="FFFFFF"/>
    </w:rPr>
    <w:tblP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uiPriority w:val="70"/>
    <w:basedOn w:val="12"/>
    <w:pPr>
      <w:spacing w:after="0" w:line="240" w:lineRule="auto"/>
    </w:pPr>
    <w:rPr>
      <w:color w:val="FFFFFF"/>
    </w:rPr>
    <w:tblP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22">
    <w:name w:val="Dark List Accent 2"/>
    <w:uiPriority w:val="70"/>
    <w:basedOn w:val="12"/>
    <w:pPr>
      <w:spacing w:after="0" w:line="240" w:lineRule="auto"/>
    </w:pPr>
    <w:rPr>
      <w:color w:val="FFFFFF"/>
    </w:rPr>
    <w:tblP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32">
    <w:name w:val="Dark List Accent 3"/>
    <w:uiPriority w:val="70"/>
    <w:basedOn w:val="12"/>
    <w:pPr>
      <w:spacing w:after="0" w:line="240" w:lineRule="auto"/>
    </w:pPr>
    <w:rPr>
      <w:color w:val="FFFFFF"/>
    </w:rPr>
    <w:tblP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42">
    <w:name w:val="Dark List Accent 4"/>
    <w:uiPriority w:val="70"/>
    <w:basedOn w:val="12"/>
    <w:pPr>
      <w:spacing w:after="0" w:line="240" w:lineRule="auto"/>
    </w:pPr>
    <w:rPr>
      <w:color w:val="FFFFFF"/>
    </w:rPr>
    <w:tblP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52">
    <w:name w:val="Dark List Accent 5"/>
    <w:uiPriority w:val="70"/>
    <w:basedOn w:val="12"/>
    <w:pPr>
      <w:spacing w:after="0" w:line="240" w:lineRule="auto"/>
    </w:pPr>
    <w:rPr>
      <w:color w:val="FFFFFF"/>
    </w:rPr>
    <w:tblP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62">
    <w:name w:val="Dark List Accent 6"/>
    <w:uiPriority w:val="70"/>
    <w:basedOn w:val="12"/>
    <w:pPr>
      <w:spacing w:after="0" w:line="240" w:lineRule="auto"/>
    </w:pPr>
    <w:rPr>
      <w:color w:val="FFFFFF"/>
    </w:rPr>
    <w:tblP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af5">
    <w:name w:val="Colorful Shading"/>
    <w:uiPriority w:val="71"/>
    <w:basedOn w:val="12"/>
    <w:pPr>
      <w:spacing w:after="0" w:line="240" w:lineRule="auto"/>
    </w:pPr>
    <w:rPr>
      <w:color w:val="000000"/>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13">
    <w:name w:val="Colorful Shading Accent 1"/>
    <w:uiPriority w:val="71"/>
    <w:basedOn w:val="12"/>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23">
    <w:name w:val="Colorful Shading Accent 2"/>
    <w:uiPriority w:val="71"/>
    <w:basedOn w:val="12"/>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33">
    <w:name w:val="Colorful Shading Accent 3"/>
    <w:uiPriority w:val="71"/>
    <w:basedOn w:val="12"/>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43">
    <w:name w:val="Colorful Shading Accent 4"/>
    <w:uiPriority w:val="71"/>
    <w:basedOn w:val="12"/>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53">
    <w:name w:val="Colorful Shading Accent 5"/>
    <w:uiPriority w:val="71"/>
    <w:basedOn w:val="12"/>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63">
    <w:name w:val="Colorful Shading Accent 6"/>
    <w:uiPriority w:val="71"/>
    <w:basedOn w:val="12"/>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af6">
    <w:name w:val="Colorful List"/>
    <w:uiPriority w:val="72"/>
    <w:basedOn w:val="12"/>
    <w:pPr>
      <w:spacing w:after="0" w:line="240" w:lineRule="auto"/>
    </w:pPr>
    <w:rPr>
      <w:color w:val="000000"/>
    </w:rPr>
    <w:tblP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14">
    <w:name w:val="Colorful List Accent 1"/>
    <w:uiPriority w:val="72"/>
    <w:basedOn w:val="12"/>
    <w:pPr>
      <w:spacing w:after="0" w:line="240" w:lineRule="auto"/>
    </w:pPr>
    <w:rPr>
      <w:color w:val="000000"/>
    </w:rPr>
    <w:tblP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24">
    <w:name w:val="Colorful List Accent 2"/>
    <w:uiPriority w:val="72"/>
    <w:basedOn w:val="12"/>
    <w:pPr>
      <w:spacing w:after="0" w:line="240" w:lineRule="auto"/>
    </w:pPr>
    <w:rPr>
      <w:color w:val="000000"/>
    </w:rPr>
    <w:tblP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34">
    <w:name w:val="Colorful List Accent 3"/>
    <w:uiPriority w:val="72"/>
    <w:basedOn w:val="12"/>
    <w:pPr>
      <w:spacing w:after="0" w:line="240" w:lineRule="auto"/>
    </w:pPr>
    <w:rPr>
      <w:color w:val="000000"/>
    </w:rPr>
    <w:tblP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44">
    <w:name w:val="Colorful List Accent 4"/>
    <w:uiPriority w:val="72"/>
    <w:basedOn w:val="12"/>
    <w:pPr>
      <w:spacing w:after="0" w:line="240" w:lineRule="auto"/>
    </w:pPr>
    <w:rPr>
      <w:color w:val="000000"/>
    </w:rPr>
    <w:tblP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54">
    <w:name w:val="Colorful List Accent 5"/>
    <w:uiPriority w:val="72"/>
    <w:basedOn w:val="12"/>
    <w:pPr>
      <w:spacing w:after="0" w:line="240" w:lineRule="auto"/>
    </w:pPr>
    <w:rPr>
      <w:color w:val="000000"/>
    </w:rPr>
    <w:tblP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64">
    <w:name w:val="Colorful List Accent 6"/>
    <w:uiPriority w:val="72"/>
    <w:basedOn w:val="12"/>
    <w:pPr>
      <w:spacing w:after="0" w:line="240" w:lineRule="auto"/>
    </w:pPr>
    <w:rPr>
      <w:color w:val="000000"/>
    </w:rPr>
    <w:tblP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af7">
    <w:name w:val="Colorful Grid"/>
    <w:uiPriority w:val="73"/>
    <w:basedOn w:val="12"/>
    <w:pPr>
      <w:spacing w:after="0" w:line="240" w:lineRule="auto"/>
    </w:pPr>
    <w:rPr>
      <w:color w:val="000000"/>
    </w:rPr>
    <w:tblPr>
      <w:tblBorders>
        <w:insideH w:val="single" w:sz="4" w:space="0" w:color="FFFFFF" w:themeColor="background1"/>
      </w:tblBorders>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15">
    <w:name w:val="Colorful Grid Accent 1"/>
    <w:uiPriority w:val="73"/>
    <w:basedOn w:val="12"/>
    <w:pPr>
      <w:spacing w:after="0" w:line="240" w:lineRule="auto"/>
    </w:pPr>
    <w:rPr>
      <w:color w:val="000000"/>
    </w:rPr>
    <w:tblPr>
      <w:tblBorders>
        <w:insideH w:val="single" w:sz="4" w:space="0" w:color="FFFFFF" w:themeColor="background1"/>
      </w:tblBorders>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25">
    <w:name w:val="Colorful Grid Accent 2"/>
    <w:uiPriority w:val="73"/>
    <w:basedOn w:val="12"/>
    <w:pPr>
      <w:spacing w:after="0" w:line="240" w:lineRule="auto"/>
    </w:pPr>
    <w:rPr>
      <w:color w:val="000000"/>
    </w:rPr>
    <w:tblPr>
      <w:tblBorders>
        <w:insideH w:val="single" w:sz="4" w:space="0" w:color="FFFFFF" w:themeColor="background1"/>
      </w:tblBorders>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35">
    <w:name w:val="Colorful Grid Accent 3"/>
    <w:uiPriority w:val="73"/>
    <w:basedOn w:val="12"/>
    <w:pPr>
      <w:spacing w:after="0" w:line="240" w:lineRule="auto"/>
    </w:pPr>
    <w:rPr>
      <w:color w:val="000000"/>
    </w:rPr>
    <w:tblPr>
      <w:tblBorders>
        <w:insideH w:val="single" w:sz="4" w:space="0" w:color="FFFFFF" w:themeColor="background1"/>
      </w:tblBorders>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45">
    <w:name w:val="Colorful Grid Accent 4"/>
    <w:uiPriority w:val="73"/>
    <w:basedOn w:val="12"/>
    <w:pPr>
      <w:spacing w:after="0" w:line="240" w:lineRule="auto"/>
    </w:pPr>
    <w:rPr>
      <w:color w:val="000000"/>
    </w:rPr>
    <w:tblPr>
      <w:tblBorders>
        <w:insideH w:val="single" w:sz="4" w:space="0" w:color="FFFFFF" w:themeColor="background1"/>
      </w:tblBorders>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55">
    <w:name w:val="Colorful Grid Accent 5"/>
    <w:uiPriority w:val="73"/>
    <w:basedOn w:val="12"/>
    <w:pPr>
      <w:spacing w:after="0" w:line="240" w:lineRule="auto"/>
    </w:pPr>
    <w:rPr>
      <w:color w:val="000000"/>
    </w:rPr>
    <w:tblPr>
      <w:tblBorders>
        <w:insideH w:val="single" w:sz="4" w:space="0" w:color="FFFFFF" w:themeColor="background1"/>
      </w:tblBorders>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65">
    <w:name w:val="Colorful Grid Accent 6"/>
    <w:uiPriority w:val="73"/>
    <w:basedOn w:val="12"/>
    <w:pPr>
      <w:spacing w:after="0" w:line="240" w:lineRule="auto"/>
    </w:pPr>
    <w:rPr>
      <w:color w:val="000000"/>
    </w:rPr>
    <w:tblPr>
      <w:tblBorders>
        <w:insideH w:val="single" w:sz="4" w:space="0" w:color="FFFFFF" w:themeColor="background1"/>
      </w:tblBorders>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customStyle="1" w:styleId="24">
    <w:name w:val="표준 표2"/>
    <w:uiPriority w:val="99"/>
    <w:semiHidden/>
    <w:unhideWhenUsed/>
    <w:tblPr>
      <w:tblInd w:w="0" w:type="dxa"/>
      <w:tblCellMar>
        <w:top w:w="0" w:type="dxa"/>
        <w:left w:w="108" w:type="dxa"/>
        <w:bottom w:w="0" w:type="dxa"/>
        <w:right w:w="108" w:type="dxa"/>
      </w:tblCellMar>
    </w:tblPr>
  </w:style>
  <w:style w:type="numbering" w:customStyle="1" w:styleId="25">
    <w:name w:val="목록 없음2"/>
    <w:uiPriority w:val="99"/>
    <w:semiHidden/>
    <w:unhideWhenUsed/>
  </w:style>
  <w:style w:type="character" w:styleId="af8">
    <w:name w:val="annotation reference"/>
    <w:uiPriority w:val="99"/>
    <w:basedOn w:val="a0"/>
    <w:semiHidden/>
    <w:unhideWhenUsed/>
    <w:rPr>
      <w:sz w:val="18"/>
      <w:szCs w:val="18"/>
    </w:rPr>
  </w:style>
  <w:style w:type="paragraph" w:styleId="af9">
    <w:name w:val="annotation text"/>
    <w:uiPriority w:val="99"/>
    <w:basedOn w:val="a"/>
    <w:link w:val="Char4"/>
    <w:unhideWhenUsed/>
  </w:style>
  <w:style w:type="character" w:customStyle="1" w:styleId="Char4">
    <w:name w:val="메모 텍스트 Char"/>
    <w:uiPriority w:val="99"/>
    <w:basedOn w:val="a0"/>
    <w:link w:val="af9"/>
    <w:rPr>
      <w:rFonts w:ascii="맑은 고딕" w:eastAsia="맑은 고딕" w:hAnsi="맑은 고딕"/>
      <w:sz w:val="21"/>
    </w:rPr>
  </w:style>
  <w:style w:type="paragraph" w:styleId="afa">
    <w:name w:val="annotation subject"/>
    <w:uiPriority w:val="99"/>
    <w:basedOn w:val="af9"/>
    <w:next w:val="af9"/>
    <w:link w:val="Char5"/>
    <w:semiHidden/>
    <w:unhideWhenUsed/>
    <w:rPr>
      <w:b/>
      <w:bCs/>
    </w:rPr>
  </w:style>
  <w:style w:type="character" w:customStyle="1" w:styleId="Char5">
    <w:name w:val="메모 주제 Char"/>
    <w:uiPriority w:val="99"/>
    <w:basedOn w:val="Char4"/>
    <w:link w:val="afa"/>
    <w:semiHidden/>
    <w:rPr>
      <w:rFonts w:ascii="맑은 고딕" w:eastAsia="맑은 고딕" w:hAnsi="맑은 고딕"/>
      <w:b/>
      <w:bCs/>
      <w:sz w:val="21"/>
    </w:rPr>
  </w:style>
  <w:style w:type="paragraph" w:styleId="afb">
    <w:name w:val="header"/>
    <w:uiPriority w:val="99"/>
    <w:basedOn w:val="a"/>
    <w:link w:val="Char6"/>
    <w:unhideWhenUsed/>
    <w:pPr>
      <w:snapToGrid w:val="0"/>
      <w:tabs>
        <w:tab w:val="center" w:pos="4513"/>
        <w:tab w:val="right" w:pos="9026"/>
      </w:tabs>
    </w:pPr>
  </w:style>
  <w:style w:type="character" w:customStyle="1" w:styleId="Char6">
    <w:name w:val="머리글 Char"/>
    <w:uiPriority w:val="99"/>
    <w:basedOn w:val="a0"/>
    <w:link w:val="afb"/>
    <w:rPr>
      <w:rFonts w:ascii="맑은 고딕" w:eastAsia="맑은 고딕" w:hAnsi="맑은 고딕"/>
      <w:sz w:val="21"/>
    </w:rPr>
  </w:style>
  <w:style w:type="paragraph" w:styleId="afc">
    <w:name w:val="footer"/>
    <w:uiPriority w:val="99"/>
    <w:basedOn w:val="a"/>
    <w:link w:val="Char7"/>
    <w:unhideWhenUsed/>
    <w:pPr>
      <w:snapToGrid w:val="0"/>
      <w:tabs>
        <w:tab w:val="center" w:pos="4513"/>
        <w:tab w:val="right" w:pos="9026"/>
      </w:tabs>
    </w:pPr>
  </w:style>
  <w:style w:type="character" w:customStyle="1" w:styleId="Char7">
    <w:name w:val="바닥글 Char"/>
    <w:uiPriority w:val="99"/>
    <w:basedOn w:val="a0"/>
    <w:link w:val="afc"/>
    <w:rPr>
      <w:rFonts w:ascii="맑은 고딕" w:eastAsia="맑은 고딕" w:hAnsi="맑은 고딕"/>
      <w:sz w:val="21"/>
    </w:rPr>
  </w:style>
  <w:style w:type="character" w:customStyle="1" w:styleId="afd">
    <w:name w:val="클릭"/>
    <w:uiPriority w:val="1"/>
    <w:basedOn w:val="a0"/>
    <w:qFormat/>
    <w:rPr>
      <w:lang w:eastAsia="ko-KR"/>
      <w:b/>
      <w:color w:val="C0504D"/>
    </w:rPr>
  </w:style>
  <w:style w:type="character" w:styleId="afe">
    <w:name w:val="Hyperlink"/>
    <w:uiPriority w:val="99"/>
    <w:basedOn w:val="a0"/>
    <w:unhideWhenUsed/>
    <w:rPr>
      <w:color w:val="0000FF"/>
      <w:u w:val="single" w:color="auto"/>
    </w:rPr>
  </w:style>
  <w:style w:type="character" w:customStyle="1" w:styleId="1e">
    <w:name w:val="확인되지 않은 멘션1"/>
    <w:uiPriority w:val="99"/>
    <w:basedOn w:val="a0"/>
    <w:semiHidden/>
    <w:unhideWhenUsed/>
    <w:rPr>
      <w:color w:val="605E5C"/>
      <w:shd w:val="clear" w:color="auto" w:fill="E1DFDD"/>
    </w:rPr>
  </w:style>
  <w:style w:type="paragraph" w:customStyle="1" w:styleId="1f">
    <w:name w:val="수정1"/>
    <w:uiPriority w:val="99"/>
    <w:hidden/>
    <w:semiHidden/>
    <w:pPr>
      <w:spacing w:after="0" w:line="240" w:lineRule="auto"/>
    </w:pPr>
    <w:rPr>
      <w:rFonts w:ascii="맑은 고딕" w:eastAsia="맑은 고딕" w:hAnsi="맑은 고딕"/>
      <w:sz w:val="21"/>
    </w:rPr>
  </w:style>
  <w:style w:type="paragraph" w:styleId="aff">
    <w:name w:val="Balloon Text"/>
    <w:uiPriority w:val="99"/>
    <w:basedOn w:val="a"/>
    <w:link w:val="Char8"/>
    <w:unhideWhenUsed/>
    <w:pPr>
      <w:spacing w:after="0" w:line="240" w:lineRule="auto"/>
    </w:pPr>
    <w:rPr>
      <w:rFonts w:asciiTheme="majorHAnsi" w:eastAsiaTheme="majorHAnsi" w:hAnsiTheme="majorHAnsi" w:cstheme="majorEastAsia"/>
      <w:sz w:val="18"/>
      <w:szCs w:val="18"/>
    </w:rPr>
  </w:style>
  <w:style w:type="character" w:customStyle="1" w:styleId="Char8">
    <w:name w:val="풍선 도움말 텍스트 Char"/>
    <w:uiPriority w:val="99"/>
    <w:basedOn w:val="a0"/>
    <w:link w:val="aff"/>
    <w:rPr>
      <w:rFonts w:asciiTheme="majorHAnsi" w:eastAsiaTheme="majorHAnsi" w:hAnsiTheme="majorHAnsi" w:cstheme="majorEastAsia"/>
      <w:sz w:val="18"/>
      <w:szCs w:val="18"/>
    </w:rPr>
  </w:style>
  <w:style w:type="character" w:styleId="aff0">
    <w:name w:val="footnote reference"/>
    <w:uiPriority w:val="99"/>
    <w:basedOn w:val="a0"/>
    <w:unhideWhenUsed/>
    <w:rPr>
      <w:vertAlign w:val="superscript"/>
    </w:rPr>
  </w:style>
  <w:style w:type="paragraph" w:styleId="aff1">
    <w:name w:val="footnote text"/>
    <w:uiPriority w:val="99"/>
    <w:basedOn w:val="a"/>
    <w:unhideWhenUsed/>
    <w:pPr>
      <w:snapToGrid w:val="0"/>
    </w:pPr>
  </w:style>
  <w:style w:type="character" w:customStyle="1" w:styleId="Char1">
    <w:name w:val="제목 Char1"/>
    <w:uiPriority w:val="99"/>
    <w:basedOn w:val="a0"/>
    <w:link w:val="a4"/>
  </w:style>
  <w:style w:type="character" w:customStyle="1" w:styleId="aff2">
    <w:name w:val="Unresolved Mention"/>
    <w:basedOn w:val="a0"/>
    <w:semiHidden/>
    <w:unhideWhenUsed/>
    <w:rPr>
      <w:color w:val="605E5C"/>
      <w:shd w:val="clear" w:color="auto" w:fill="E1DFDD"/>
    </w:rPr>
  </w:style>
  <w:style w:type="character" w:customStyle="1" w:styleId="b0">
    <w:name w:val="절제목"/>
    <w:uiPriority w:val="1"/>
    <w:basedOn w:val="a0"/>
    <w:qFormat/>
    <w:rPr>
      <w:lang w:eastAsia="ko-KR"/>
      <w:rFonts w:cs="맑은 고딕"/>
      <w:b/>
      <w:color w:val="C0392B"/>
      <w:sz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4" Type="http://schemas.openxmlformats.org/officeDocument/2006/relationships/header" Target="header1.xml" /><Relationship Id="rId15" Type="http://schemas.openxmlformats.org/officeDocument/2006/relationships/footer" Target="footer1.xml" /><Relationship Id="rId13" Type="http://schemas.openxmlformats.org/officeDocument/2006/relationships/image" Target="media/image1.png" /><Relationship Id="rId12"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 Id="rId11" Type="http://schemas.openxmlformats.org/officeDocument/2006/relationships/image" Target="media/image6.png" /><Relationship Id="rId10" Type="http://schemas.openxmlformats.org/officeDocument/2006/relationships/image" Target="media/image7.png" /><Relationship Id="rId1" Type="http://schemas.openxmlformats.org/officeDocument/2006/relationships/image" Target="media/image8.png" /><Relationship Id="rId2" Type="http://schemas.openxmlformats.org/officeDocument/2006/relationships/image" Target="media/image9.png" /><Relationship Id="rId3" Type="http://schemas.openxmlformats.org/officeDocument/2006/relationships/image" Target="media/image10.png" /><Relationship Id="rId4" Type="http://schemas.openxmlformats.org/officeDocument/2006/relationships/image" Target="media/image11.png" /><Relationship Id="rId5" Type="http://schemas.openxmlformats.org/officeDocument/2006/relationships/image" Target="media/image12.png" /><Relationship Id="rId6" Type="http://schemas.openxmlformats.org/officeDocument/2006/relationships/image" Target="media/image13.png" /><Relationship Id="rId16" Type="http://schemas.openxmlformats.org/officeDocument/2006/relationships/footnotes" Target="footnotes.xml" /><Relationship Id="rId17" Type="http://schemas.openxmlformats.org/officeDocument/2006/relationships/comments" Target="comments.xml" /><Relationship Id="rId18" Type="http://schemas.openxmlformats.org/officeDocument/2006/relationships/styles" Target="styles.xml" /><Relationship Id="rId19" Type="http://schemas.openxmlformats.org/officeDocument/2006/relationships/settings" Target="settings.xml" /><Relationship Id="rId20" Type="http://schemas.openxmlformats.org/officeDocument/2006/relationships/fontTable" Target="fontTable.xml" /><Relationship Id="rId21" Type="http://schemas.openxmlformats.org/officeDocument/2006/relationships/webSettings" Target="webSettings.xml" /><Relationship Id="rId22" Type="http://schemas.openxmlformats.org/officeDocument/2006/relationships/numbering" Target="numbering.xml" /><Relationship Id="rId2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hkclj</dc:creator>
  <cp:keywords/>
  <dc:description>generated by python-docx</dc:description>
  <cp:lastModifiedBy>hkclj</cp:lastModifiedBy>
  <cp:revision>1</cp:revision>
  <dcterms:created xsi:type="dcterms:W3CDTF">2026-07-29T19:43:00Z</dcterms:created>
  <dcterms:modified xsi:type="dcterms:W3CDTF">2026-08-22T07:25:57Z</dcterms:modified>
  <cp:version>1300.0100.01</cp:version>
</cp:coreProperties>
</file>